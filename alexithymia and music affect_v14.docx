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7EEC2" w14:textId="1461A487" w:rsidR="00E81978" w:rsidRDefault="00C013F7">
      <w:pPr>
        <w:pStyle w:val="Title"/>
      </w:pPr>
      <w:sdt>
        <w:sdtPr>
          <w:alias w:val="Title:"/>
          <w:tag w:val="Title:"/>
          <w:id w:val="726351117"/>
          <w:placeholder>
            <w:docPart w:val="F44B4A200F41544BAFC0BBB5B72D1B1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2345F">
            <w:rPr>
              <w:lang w:val="en-GB"/>
            </w:rPr>
            <w:t>Negative Valence Specific Deficit in Music Affect Perception in Alexithymia</w:t>
          </w:r>
        </w:sdtContent>
      </w:sdt>
    </w:p>
    <w:p w14:paraId="11AF6FA8" w14:textId="6859C84D" w:rsidR="00B823AA" w:rsidRDefault="00DF5BF0" w:rsidP="00B823AA">
      <w:pPr>
        <w:pStyle w:val="Title2"/>
      </w:pPr>
      <w:r>
        <w:t>Joel L</w:t>
      </w:r>
      <w:ins w:id="0" w:author="Eric Vanman" w:date="2018-11-26T09:16:00Z">
        <w:r w:rsidR="0012345F">
          <w:t>.</w:t>
        </w:r>
      </w:ins>
      <w:r>
        <w:t xml:space="preserve"> Larwood, Eric J</w:t>
      </w:r>
      <w:ins w:id="1" w:author="Eric Vanman" w:date="2018-11-26T09:16:00Z">
        <w:r w:rsidR="0012345F">
          <w:t>.</w:t>
        </w:r>
      </w:ins>
      <w:r>
        <w:t xml:space="preserve"> </w:t>
      </w:r>
      <w:proofErr w:type="spellStart"/>
      <w:r>
        <w:t>Vanman</w:t>
      </w:r>
      <w:proofErr w:type="spellEnd"/>
      <w:r>
        <w:t xml:space="preserve">, </w:t>
      </w:r>
      <w:ins w:id="2" w:author="Genevieve" w:date="2018-11-26T11:33:00Z">
        <w:r w:rsidR="003A55BD">
          <w:t xml:space="preserve">and </w:t>
        </w:r>
      </w:ins>
      <w:r>
        <w:t>Genevieve A</w:t>
      </w:r>
      <w:ins w:id="3" w:author="Eric Vanman" w:date="2018-11-26T09:16:00Z">
        <w:r w:rsidR="0012345F">
          <w:t>.</w:t>
        </w:r>
      </w:ins>
      <w:r>
        <w:t xml:space="preserve"> Dingle</w:t>
      </w:r>
    </w:p>
    <w:p w14:paraId="125B3815" w14:textId="77777777" w:rsidR="00E81978" w:rsidRDefault="003110A9" w:rsidP="00B823AA">
      <w:pPr>
        <w:pStyle w:val="Title2"/>
      </w:pPr>
      <w:r>
        <w:t xml:space="preserve">School of Psychology, The University of Queensland </w:t>
      </w:r>
    </w:p>
    <w:sdt>
      <w:sdtPr>
        <w:alias w:val="Author Note:"/>
        <w:tag w:val="Author Note:"/>
        <w:id w:val="266668659"/>
        <w:placeholder>
          <w:docPart w:val="14E852E3D1D0514BB0C58A2DDD036E0A"/>
        </w:placeholder>
        <w:temporary/>
        <w:showingPlcHdr/>
        <w15:appearance w15:val="hidden"/>
      </w:sdtPr>
      <w:sdtEndPr/>
      <w:sdtContent>
        <w:p w14:paraId="50832C02" w14:textId="77777777" w:rsidR="00E81978" w:rsidRDefault="005D3A03">
          <w:pPr>
            <w:pStyle w:val="Title"/>
          </w:pPr>
          <w:r>
            <w:rPr>
              <w:lang w:val="en-GB" w:bidi="en-GB"/>
            </w:rPr>
            <w:t>Author Note</w:t>
          </w:r>
        </w:p>
      </w:sdtContent>
    </w:sdt>
    <w:p w14:paraId="533C3346" w14:textId="5343FBC5" w:rsidR="00E81978" w:rsidRDefault="00DA7BFA" w:rsidP="00B823AA">
      <w:pPr>
        <w:pStyle w:val="Title2"/>
      </w:pPr>
      <w:r>
        <w:t>C</w:t>
      </w:r>
      <w:r w:rsidR="00E61442">
        <w:t xml:space="preserve">orrespondence </w:t>
      </w:r>
      <w:r w:rsidR="00F8747E">
        <w:t xml:space="preserve">should be addressed </w:t>
      </w:r>
      <w:r w:rsidR="00E61442">
        <w:t xml:space="preserve">to Joel Larwood, School of </w:t>
      </w:r>
      <w:r w:rsidR="00F8747E">
        <w:t xml:space="preserve">Psychology, The University of Queensland, St Lucia, Queensland, Australia, 4067, e. </w:t>
      </w:r>
      <w:hyperlink r:id="rId8" w:history="1">
        <w:r w:rsidR="0043158A" w:rsidRPr="009729D3">
          <w:rPr>
            <w:rStyle w:val="Hyperlink"/>
          </w:rPr>
          <w:t>joel.larwood@uqconnect.net.au</w:t>
        </w:r>
      </w:hyperlink>
    </w:p>
    <w:p w14:paraId="6DDBE69F" w14:textId="7F895ADC" w:rsidR="00AE3C4F" w:rsidRDefault="00AE3C4F" w:rsidP="00B823AA">
      <w:pPr>
        <w:pStyle w:val="Title2"/>
      </w:pPr>
      <w:r>
        <w:t xml:space="preserve">The pre-registration of this study can be viewed at </w:t>
      </w:r>
      <w:hyperlink r:id="rId9" w:history="1">
        <w:r w:rsidRPr="009729D3">
          <w:rPr>
            <w:rStyle w:val="Hyperlink"/>
          </w:rPr>
          <w:t>https://osf.io/3myru/wiki/home/</w:t>
        </w:r>
      </w:hyperlink>
      <w:r>
        <w:t xml:space="preserve"> a link to stimulus and analysis script can be found at {OSF Link} </w:t>
      </w:r>
    </w:p>
    <w:sdt>
      <w:sdtPr>
        <w:alias w:val="Abstract:"/>
        <w:tag w:val="Abstract:"/>
        <w:id w:val="202146031"/>
        <w:placeholder>
          <w:docPart w:val="85B3A559B9A6714E9B7776FBF6B38B67"/>
        </w:placeholder>
        <w:temporary/>
        <w:showingPlcHdr/>
        <w15:appearance w15:val="hidden"/>
      </w:sdtPr>
      <w:sdtEndPr/>
      <w:sdtContent>
        <w:p w14:paraId="4787E982" w14:textId="77777777" w:rsidR="00E81978" w:rsidRDefault="005D3A03">
          <w:pPr>
            <w:pStyle w:val="SectionTitle"/>
          </w:pPr>
          <w:r>
            <w:rPr>
              <w:lang w:val="en-GB" w:bidi="en-GB"/>
            </w:rPr>
            <w:t>Abstract</w:t>
          </w:r>
        </w:p>
      </w:sdtContent>
    </w:sdt>
    <w:p w14:paraId="4415FB57" w14:textId="780CF964" w:rsidR="00E81978" w:rsidRDefault="00E928D3">
      <w:pPr>
        <w:pStyle w:val="NoSpacing"/>
      </w:pPr>
      <w:r>
        <w:t xml:space="preserve">Alexithymia is characterized by a lack of words for emotional experiences. It has also been implicated in deficits in emotion processing at a perceptual level. </w:t>
      </w:r>
      <w:del w:id="4" w:author="Eric Vanman" w:date="2018-11-26T09:16:00Z">
        <w:r w:rsidDel="0012345F">
          <w:delText xml:space="preserve">Much </w:delText>
        </w:r>
      </w:del>
      <w:ins w:id="5" w:author="Eric Vanman" w:date="2018-11-26T09:16:00Z">
        <w:r w:rsidR="0012345F">
          <w:t xml:space="preserve">Most </w:t>
        </w:r>
      </w:ins>
      <w:r>
        <w:t xml:space="preserve">of this research has been </w:t>
      </w:r>
      <w:del w:id="6" w:author="Eric Vanman" w:date="2018-11-26T09:16:00Z">
        <w:r w:rsidDel="0012345F">
          <w:delText>carried out</w:delText>
        </w:r>
      </w:del>
      <w:ins w:id="7" w:author="Eric Vanman" w:date="2018-11-26T09:16:00Z">
        <w:r w:rsidR="0012345F">
          <w:t>conducted</w:t>
        </w:r>
      </w:ins>
      <w:r>
        <w:t xml:space="preserve"> using emotion faces and words,</w:t>
      </w:r>
      <w:ins w:id="8" w:author="Eric Vanman" w:date="2018-11-26T09:16:00Z">
        <w:r w:rsidR="0012345F">
          <w:t xml:space="preserve"> thus</w:t>
        </w:r>
      </w:ins>
      <w:r>
        <w:t xml:space="preserve"> neglecting other </w:t>
      </w:r>
      <w:ins w:id="9" w:author="Eric Vanman" w:date="2018-11-26T09:43:00Z">
        <w:r w:rsidR="00575825">
          <w:t xml:space="preserve">kinds of </w:t>
        </w:r>
      </w:ins>
      <w:r>
        <w:t>emotional stimuli</w:t>
      </w:r>
      <w:ins w:id="10" w:author="Eric Vanman" w:date="2018-11-26T09:43:00Z">
        <w:r w:rsidR="00575825">
          <w:t>,</w:t>
        </w:r>
      </w:ins>
      <w:r>
        <w:t xml:space="preserve"> such as music</w:t>
      </w:r>
      <w:del w:id="11" w:author="Eric Vanman" w:date="2018-11-26T09:17:00Z">
        <w:r w:rsidDel="0012345F">
          <w:delText>is often short</w:delText>
        </w:r>
      </w:del>
      <w:r>
        <w:t xml:space="preserve">. </w:t>
      </w:r>
      <w:ins w:id="12" w:author="Eric Vanman" w:date="2018-11-26T09:43:00Z">
        <w:r w:rsidR="00575825">
          <w:t>Further, d</w:t>
        </w:r>
      </w:ins>
      <w:del w:id="13" w:author="Eric Vanman" w:date="2018-11-26T09:43:00Z">
        <w:r w:rsidDel="00575825">
          <w:delText>D</w:delText>
        </w:r>
      </w:del>
      <w:r>
        <w:t>iscrete emotion perception is also often the variable of interest rather than affect perception</w:t>
      </w:r>
      <w:ins w:id="14" w:author="Eric Vanman" w:date="2018-11-26T09:18:00Z">
        <w:r w:rsidR="0012345F">
          <w:t>,</w:t>
        </w:r>
      </w:ins>
      <w:r>
        <w:t xml:space="preserve"> which is a precursor to emotion construction. In th</w:t>
      </w:r>
      <w:del w:id="15" w:author="Eric Vanman" w:date="2018-11-26T09:18:00Z">
        <w:r w:rsidDel="0012345F">
          <w:delText>e current</w:delText>
        </w:r>
      </w:del>
      <w:ins w:id="16" w:author="Eric Vanman" w:date="2018-11-26T09:18:00Z">
        <w:r w:rsidR="0012345F">
          <w:t>is</w:t>
        </w:r>
      </w:ins>
      <w:r>
        <w:t xml:space="preserve"> study</w:t>
      </w:r>
      <w:ins w:id="17" w:author="Eric Vanman" w:date="2018-11-26T09:18:00Z">
        <w:r w:rsidR="0012345F">
          <w:t>,</w:t>
        </w:r>
      </w:ins>
      <w:r>
        <w:t xml:space="preserve"> 162 participants listened to ten 15</w:t>
      </w:r>
      <w:del w:id="18" w:author="Eric Vanman" w:date="2018-11-26T09:18:00Z">
        <w:r w:rsidDel="0012345F">
          <w:delText xml:space="preserve"> second </w:delText>
        </w:r>
      </w:del>
      <w:ins w:id="19" w:author="Eric Vanman" w:date="2018-11-26T09:18:00Z">
        <w:r w:rsidR="0012345F">
          <w:t xml:space="preserve">-s </w:t>
        </w:r>
      </w:ins>
      <w:r>
        <w:t>excerpts of film soundtrack</w:t>
      </w:r>
      <w:ins w:id="20" w:author="Eric Vanman" w:date="2018-11-26T09:18:00Z">
        <w:r w:rsidR="0012345F">
          <w:t>s</w:t>
        </w:r>
      </w:ins>
      <w:r>
        <w:t xml:space="preserve"> </w:t>
      </w:r>
      <w:ins w:id="21" w:author="Eric Vanman" w:date="2018-11-26T09:18:00Z">
        <w:r w:rsidR="0012345F">
          <w:t xml:space="preserve">that </w:t>
        </w:r>
      </w:ins>
      <w:del w:id="22" w:author="Eric Vanman" w:date="2018-11-26T09:19:00Z">
        <w:r w:rsidDel="0012345F">
          <w:delText xml:space="preserve">representing </w:delText>
        </w:r>
      </w:del>
      <w:ins w:id="23" w:author="Eric Vanman" w:date="2018-11-26T09:19:00Z">
        <w:r w:rsidR="0012345F">
          <w:t xml:space="preserve">represented </w:t>
        </w:r>
      </w:ins>
      <w:r>
        <w:t>five target emotions (happy, sad, tender, angry, and fearful) and rated the valence and arousal of</w:t>
      </w:r>
      <w:ins w:id="24" w:author="Joel Larwood" w:date="2018-11-27T13:20:00Z">
        <w:r w:rsidR="00A379FE">
          <w:t xml:space="preserve"> </w:t>
        </w:r>
      </w:ins>
      <w:del w:id="25" w:author="Genevieve" w:date="2018-11-26T11:38:00Z">
        <w:r w:rsidDel="007358C2">
          <w:delText xml:space="preserve"> the </w:delText>
        </w:r>
        <w:commentRangeStart w:id="26"/>
        <w:r w:rsidDel="007358C2">
          <w:delText>song</w:delText>
        </w:r>
      </w:del>
      <w:ins w:id="27" w:author="Genevieve" w:date="2018-11-26T11:39:00Z">
        <w:r w:rsidR="007358C2">
          <w:t>each</w:t>
        </w:r>
        <w:commentRangeEnd w:id="26"/>
        <w:r w:rsidR="007358C2">
          <w:rPr>
            <w:rStyle w:val="CommentReference"/>
            <w:kern w:val="24"/>
          </w:rPr>
          <w:commentReference w:id="26"/>
        </w:r>
      </w:ins>
      <w:r>
        <w:t>. Participants also recalled all emotion words they knew as being expressed by music. A</w:t>
      </w:r>
      <w:ins w:id="28" w:author="Eric Vanman" w:date="2018-11-26T09:44:00Z">
        <w:r w:rsidR="00575825">
          <w:t>nalyses revealed that a</w:t>
        </w:r>
      </w:ins>
      <w:r>
        <w:t xml:space="preserve">lexithymia was not </w:t>
      </w:r>
      <w:del w:id="29" w:author="Eric Vanman" w:date="2018-11-26T09:44:00Z">
        <w:r w:rsidDel="00575825">
          <w:delText>found to relate</w:delText>
        </w:r>
      </w:del>
      <w:ins w:id="30" w:author="Eric Vanman" w:date="2018-11-26T09:44:00Z">
        <w:r w:rsidR="00575825">
          <w:t>related</w:t>
        </w:r>
      </w:ins>
      <w:r>
        <w:t xml:space="preserve"> to the number of emotion words recalled </w:t>
      </w:r>
      <w:del w:id="31" w:author="Eric Vanman" w:date="2018-11-26T09:19:00Z">
        <w:r w:rsidDel="0012345F">
          <w:delText xml:space="preserve">as being expressed by music </w:delText>
        </w:r>
      </w:del>
      <w:r>
        <w:t xml:space="preserve">but </w:t>
      </w:r>
      <w:del w:id="32" w:author="Eric Vanman" w:date="2018-11-26T09:19:00Z">
        <w:r w:rsidDel="0012345F">
          <w:delText xml:space="preserve">valence </w:delText>
        </w:r>
      </w:del>
      <w:ins w:id="33" w:author="Eric Vanman" w:date="2018-11-26T09:19:00Z">
        <w:r w:rsidR="0012345F">
          <w:t>valence-</w:t>
        </w:r>
      </w:ins>
      <w:r>
        <w:t xml:space="preserve">specific affect perception effects were found. </w:t>
      </w:r>
      <w:del w:id="34" w:author="Eric Vanman" w:date="2018-11-26T09:20:00Z">
        <w:r w:rsidDel="0012345F">
          <w:delText xml:space="preserve">Participants </w:delText>
        </w:r>
      </w:del>
      <w:ins w:id="35" w:author="Eric Vanman" w:date="2018-11-26T09:20:00Z">
        <w:r w:rsidR="0012345F">
          <w:t xml:space="preserve">Compared to those low in alexithymia, participants </w:t>
        </w:r>
      </w:ins>
      <w:r>
        <w:t xml:space="preserve">high in alexithymia </w:t>
      </w:r>
      <w:del w:id="36" w:author="Eric Vanman" w:date="2018-11-26T09:20:00Z">
        <w:r w:rsidDel="0012345F">
          <w:delText xml:space="preserve">rated more valence more positive </w:delText>
        </w:r>
      </w:del>
      <w:ins w:id="37" w:author="Eric Vanman" w:date="2018-11-26T09:20:00Z">
        <w:r w:rsidR="0012345F">
          <w:t xml:space="preserve">made more positive ratings </w:t>
        </w:r>
      </w:ins>
      <w:r>
        <w:t xml:space="preserve">for </w:t>
      </w:r>
      <w:ins w:id="38" w:author="Genevieve" w:date="2018-11-26T11:46:00Z">
        <w:r w:rsidR="00836877">
          <w:t>music</w:t>
        </w:r>
      </w:ins>
      <w:del w:id="39" w:author="Genevieve" w:date="2018-11-26T11:46:00Z">
        <w:r w:rsidDel="00836877">
          <w:delText>songs</w:delText>
        </w:r>
      </w:del>
      <w:r>
        <w:t xml:space="preserve"> that w</w:t>
      </w:r>
      <w:ins w:id="40" w:author="Genevieve" w:date="2018-11-26T11:46:00Z">
        <w:r w:rsidR="00836877">
          <w:t>as</w:t>
        </w:r>
      </w:ins>
      <w:del w:id="41" w:author="Genevieve" w:date="2018-11-26T11:46:00Z">
        <w:r w:rsidDel="00836877">
          <w:delText>ere</w:delText>
        </w:r>
      </w:del>
      <w:r>
        <w:t xml:space="preserve"> negatively valenced but </w:t>
      </w:r>
      <w:del w:id="42" w:author="Eric Vanman" w:date="2018-11-26T09:45:00Z">
        <w:r w:rsidDel="00575825">
          <w:delText xml:space="preserve">did </w:delText>
        </w:r>
      </w:del>
      <w:ins w:id="43" w:author="Eric Vanman" w:date="2018-11-26T09:45:00Z">
        <w:r w:rsidR="00575825">
          <w:t xml:space="preserve">were </w:t>
        </w:r>
      </w:ins>
      <w:r>
        <w:t>not differ</w:t>
      </w:r>
      <w:ins w:id="44" w:author="Eric Vanman" w:date="2018-11-26T09:45:00Z">
        <w:r w:rsidR="00575825">
          <w:t>ent</w:t>
        </w:r>
      </w:ins>
      <w:r>
        <w:t xml:space="preserve"> for positively valenced </w:t>
      </w:r>
      <w:ins w:id="45" w:author="Genevieve" w:date="2018-11-26T11:45:00Z">
        <w:r w:rsidR="00836877">
          <w:t>music</w:t>
        </w:r>
      </w:ins>
      <w:del w:id="46" w:author="Genevieve" w:date="2018-11-26T11:45:00Z">
        <w:r w:rsidDel="00836877">
          <w:delText>song</w:delText>
        </w:r>
      </w:del>
      <w:ins w:id="47" w:author="Eric Vanman" w:date="2018-11-26T09:45:00Z">
        <w:del w:id="48" w:author="Genevieve" w:date="2018-11-26T11:46:00Z">
          <w:r w:rsidR="00575825" w:rsidDel="00836877">
            <w:delText>s</w:delText>
          </w:r>
        </w:del>
      </w:ins>
      <w:r>
        <w:t xml:space="preserve">. Likewise, people high in alexithymia rated arousal as more neutral for negatively but not positively </w:t>
      </w:r>
      <w:proofErr w:type="spellStart"/>
      <w:r>
        <w:t>valenced</w:t>
      </w:r>
      <w:del w:id="49" w:author="Genevieve" w:date="2018-11-26T11:46:00Z">
        <w:r w:rsidDel="00836877">
          <w:delText xml:space="preserve"> </w:delText>
        </w:r>
      </w:del>
      <w:ins w:id="50" w:author="Genevieve" w:date="2018-11-26T11:46:00Z">
        <w:r w:rsidR="00836877">
          <w:t>music</w:t>
        </w:r>
      </w:ins>
      <w:proofErr w:type="spellEnd"/>
      <w:del w:id="51" w:author="Genevieve" w:date="2018-11-26T11:46:00Z">
        <w:r w:rsidDel="00836877">
          <w:delText>songs</w:delText>
        </w:r>
      </w:del>
      <w:r>
        <w:t>. These results indicate less perceptual intensity for negative stimuli specifically, even when stimulus presentation</w:t>
      </w:r>
      <w:ins w:id="52" w:author="Joel Larwood" w:date="2018-11-27T13:21:00Z">
        <w:r w:rsidR="00FE70CF">
          <w:t xml:space="preserve"> duration</w:t>
        </w:r>
      </w:ins>
      <w:r>
        <w:t xml:space="preserve"> allows for </w:t>
      </w:r>
      <w:del w:id="53" w:author="Joel Larwood" w:date="2018-11-27T13:21:00Z">
        <w:r w:rsidDel="00FE70CF">
          <w:delText>non-automatic</w:delText>
        </w:r>
      </w:del>
      <w:ins w:id="54" w:author="Joel Larwood" w:date="2018-11-27T13:21:00Z">
        <w:r w:rsidR="00FE70CF">
          <w:t>deeper emotional</w:t>
        </w:r>
      </w:ins>
      <w:r>
        <w:t xml:space="preserve"> </w:t>
      </w:r>
      <w:commentRangeStart w:id="55"/>
      <w:commentRangeStart w:id="56"/>
      <w:r>
        <w:t>processing</w:t>
      </w:r>
      <w:commentRangeEnd w:id="55"/>
      <w:r w:rsidR="00836877">
        <w:rPr>
          <w:rStyle w:val="CommentReference"/>
          <w:kern w:val="24"/>
        </w:rPr>
        <w:commentReference w:id="55"/>
      </w:r>
      <w:commentRangeEnd w:id="56"/>
      <w:r w:rsidR="00FE70CF">
        <w:rPr>
          <w:rStyle w:val="CommentReference"/>
          <w:kern w:val="24"/>
        </w:rPr>
        <w:commentReference w:id="56"/>
      </w:r>
      <w:r>
        <w:t xml:space="preserve">. The results are taken to indicate a sustained direction of attention away from negative stimuli in alexithymia at an affective level with potential downstream effects for the perception and differentiation of negative emotions and emotional experiences. </w:t>
      </w:r>
    </w:p>
    <w:p w14:paraId="1A580DA7" w14:textId="3F61F187" w:rsidR="00E81978" w:rsidRDefault="005D3A03">
      <w:r>
        <w:rPr>
          <w:rStyle w:val="Emphasis"/>
          <w:lang w:val="en-GB" w:bidi="en-GB"/>
        </w:rPr>
        <w:t>Keywords</w:t>
      </w:r>
      <w:r>
        <w:rPr>
          <w:lang w:val="en-GB" w:bidi="en-GB"/>
        </w:rPr>
        <w:t xml:space="preserve">:  </w:t>
      </w:r>
      <w:r w:rsidR="00E928D3">
        <w:t>Alexithymia, Music</w:t>
      </w:r>
      <w:del w:id="57" w:author="Joel Larwood" w:date="2018-11-27T13:22:00Z">
        <w:r w:rsidR="00E928D3" w:rsidDel="00FE70CF">
          <w:delText>, Theory of Constructed Emotion</w:delText>
        </w:r>
      </w:del>
      <w:r w:rsidR="00E928D3">
        <w:t>, Emotion</w:t>
      </w:r>
      <w:ins w:id="58" w:author="Joel Larwood" w:date="2018-11-27T13:22:00Z">
        <w:r w:rsidR="00FE70CF">
          <w:t xml:space="preserve"> Perception</w:t>
        </w:r>
      </w:ins>
    </w:p>
    <w:p w14:paraId="3F10795D" w14:textId="4C2EC7CC" w:rsidR="00E81978" w:rsidRDefault="00C013F7">
      <w:pPr>
        <w:pStyle w:val="SectionTitle"/>
      </w:pPr>
      <w:sdt>
        <w:sdtPr>
          <w:alias w:val="Section title:"/>
          <w:tag w:val="Section title:"/>
          <w:id w:val="984196707"/>
          <w:placeholder>
            <w:docPart w:val="A95C8AF1347F0645909CD6278A45015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2345F">
            <w:t>Negative Valence Specific Deficit in Music Affect Perception in Alexithymia</w:t>
          </w:r>
        </w:sdtContent>
      </w:sdt>
    </w:p>
    <w:p w14:paraId="760CB960" w14:textId="4F4DD5C7" w:rsidR="00E81978" w:rsidRDefault="003110A9">
      <w:r>
        <w:t>Alexithymia—no words for emotion—is a sub-clinical personal</w:t>
      </w:r>
      <w:r w:rsidR="006010FC">
        <w:t xml:space="preserve">ity trait </w:t>
      </w:r>
      <w:ins w:id="59" w:author="Eric Vanman" w:date="2018-11-26T09:21:00Z">
        <w:r w:rsidR="0012345F">
          <w:t xml:space="preserve">that </w:t>
        </w:r>
      </w:ins>
      <w:r w:rsidR="006010FC">
        <w:t xml:space="preserve">has </w:t>
      </w:r>
      <w:r w:rsidR="00B66446">
        <w:t xml:space="preserve">been </w:t>
      </w:r>
      <w:r w:rsidR="00AA4536">
        <w:t xml:space="preserve">implicated in the reduced perception </w:t>
      </w:r>
      <w:r w:rsidR="00B66446">
        <w:t>and experience of emotions</w:t>
      </w:r>
      <w:r w:rsidR="00994932">
        <w:t xml:space="preserve"> </w:t>
      </w:r>
      <w:r w:rsidR="00994932">
        <w:fldChar w:fldCharType="begin"/>
      </w:r>
      <w:r w:rsidR="00994932">
        <w:instrText xml:space="preserve"> ADDIN ZOTERO_ITEM CSL_CITATION {"citationID":"SFGKGfoy","properties":{"formattedCitation":"(Donges, Kersting, &amp; Suslow, 2014)","plainCitation":"(Donges, Kersting, &amp; Suslow, 2014)","noteIndex":0},"citationItems":[{"id":1230,"uris":["http://zotero.org/users/5195166/items/W5XYRG33"],"uri":["http://zotero.org/users/5195166/items/W5XYRG33"],"itemData":{"id":1230,"type":"article-journal","title":"Alexithymia and perception of emotional information: A review of experimental psychological findings","container-title":"Universitas Psychologica","volume":"13","issue":"2","source":"Crossref","abstract":"Alexithymia represents a personality trait construct characterized primarily by difficulties in the capacity to identify and verbalize emotions. In the present paper, we review the existing results from psychological studies based on behavioral methods with respect to the automatic and controlled processing of external emotional information (i.e. originating outside of the body). There is evidence that alexithymia is associated with impairments in the ability to label and recognize emotional facial expression and lexical stimuli at a controlled processing level. In addition, there is preliminary evidence for a relation between alexithymia and reduced automatic attention allocation to emotional lexical stimuli. In the large majority of previous studies alexithymic characteristics have been assessed by selfreport instruments. To reach stronger conclusions about emotion perception in alexithymia future research has to complement self-descriptive with objective or direct measures of alexithymia such as standardized interview methods.","URL":"http://revistas.javeriana.edu.co/index.php/revPsycho/article/view/4778","DOI":"10.11144/Javeriana.UPSY13-2.apei","ISSN":"20112777, 16579267","shortTitle":"Alexithymia and perception of emotional information","language":"en","author":[{"family":"Donges","given":"Uta-Susan"},{"family":"Kersting","given":"Anette"},{"family":"Suslow","given":"Thomas"}],"issued":{"date-parts":[["2014",7,6]]},"accessed":{"date-parts":[["2018",11,4]]}}}],"schema":"https://github.com/citation-style-language/schema/raw/master/csl-citation.json"} </w:instrText>
      </w:r>
      <w:r w:rsidR="00994932">
        <w:fldChar w:fldCharType="separate"/>
      </w:r>
      <w:r w:rsidR="00994932">
        <w:rPr>
          <w:noProof/>
        </w:rPr>
        <w:t>(Donges, Kersting, &amp; Suslow, 2014)</w:t>
      </w:r>
      <w:r w:rsidR="00994932">
        <w:fldChar w:fldCharType="end"/>
      </w:r>
      <w:r w:rsidR="00464DA0">
        <w:t>. A</w:t>
      </w:r>
      <w:r w:rsidR="00AA4536">
        <w:t xml:space="preserve">lexithymia </w:t>
      </w:r>
      <w:ins w:id="60" w:author="Eric Vanman" w:date="2018-11-26T09:21:00Z">
        <w:r w:rsidR="0012345F">
          <w:t>is also</w:t>
        </w:r>
      </w:ins>
      <w:r w:rsidR="00AA4536">
        <w:t xml:space="preserve"> related to reduced awareness of bodily sensations and it has</w:t>
      </w:r>
      <w:ins w:id="61" w:author="Eric Vanman" w:date="2018-11-26T09:21:00Z">
        <w:r w:rsidR="0012345F">
          <w:t xml:space="preserve"> therefore</w:t>
        </w:r>
      </w:ins>
      <w:r w:rsidR="00AA4536">
        <w:t xml:space="preserve"> been proposed that people with high levels of alexithymia struggle to create mental representations of emotions</w:t>
      </w:r>
      <w:r w:rsidR="004A3BD3">
        <w:t xml:space="preserve"> </w:t>
      </w:r>
      <w:r w:rsidR="004A3BD3">
        <w:fldChar w:fldCharType="begin"/>
      </w:r>
      <w:r w:rsidR="00EA51C6">
        <w:instrText xml:space="preserve"> ADDIN ZOTERO_ITEM CSL_CITATION {"citationID":"QuOREJMe","properties":{"formattedCitation":"(Ihme et al., 2014; Zamariola, Vlemincx, Corneille, &amp; Luminet, 2018)","plainCitation":"(Ihme et al., 2014; Zamariola, Vlemincx, Corneille, &amp; Luminet, 2018)","noteIndex":0},"citationItems":[{"id":1033,"uris":["http://zotero.org/users/5195166/items/35I4LLMX"],"uri":["http://zotero.org/users/5195166/items/35I4LLMX"],"itemData":{"id":1033,"type":"article-journal","title":"Alexithymic features and the labeling of brief emotional facial expressions – An fMRI study","container-title":"Neuropsychologia","page":"289-299","volume":"64","source":"ScienceDirect","abstract":"The ability to recognize subtle facial expressions can be valuable in social interaction to infer emotions and intentions of others. Research has shown that the personality trait of alexithymia is linked to difficulties labeling facial expressions especially when these are presented with temporal constraints. The present study investigates the neural mechan</w:instrText>
      </w:r>
      <w:r w:rsidR="00EA51C6">
        <w:rPr>
          <w:rFonts w:hint="eastAsia"/>
        </w:rPr>
        <w:instrText>isms underlying this deficit. 50 young healthy volunteers had to label briefly presented (</w:instrText>
      </w:r>
      <w:r w:rsidR="00EA51C6">
        <w:rPr>
          <w:rFonts w:hint="eastAsia"/>
        </w:rPr>
        <w:instrText>≤</w:instrText>
      </w:r>
      <w:r w:rsidR="00EA51C6">
        <w:rPr>
          <w:rFonts w:hint="eastAsia"/>
        </w:rPr>
        <w:instrText>100ms) emotional (happy, angry, fearful) facial expressions masked by a neutral expression while undergoing functional magnetic resonance imaging (fMRI). A multi-me</w:instrText>
      </w:r>
      <w:r w:rsidR="00EA51C6">
        <w:instrText xml:space="preserve">thod approach (20-Item Toronto Alexithymia Scale and Toronto Structured Interview for Alexithymia) was administered to assess alexithymic tendencies. Behavioral results point to a global deficit of alexithymic individuals in labeling brief facial expressions. Alexithymia was related to decreased response of the ventral striatum to negative facial expressions. Moreover, alexithymia was associated with lowered activation in frontal, temporal and occipital cortices. Our data suggest that alexithymic individuals have difficulties in creating appropriate representations of the emotional state of other persons under temporal constraints. These deficiencies could lead to problems in labeling other people׳s facial emotions.","DOI":"10.1016/j.neuropsychologia.2014.09.044","ISSN":"0028-3932","journalAbbreviation":"Neuropsychologia","author":[{"family":"Ihme","given":"Klas"},{"family":"Sacher","given":"Julia"},{"family":"Lichev","given":"Vladimir"},{"family":"Rosenberg","given":"Nicole"},{"family":"Kugel","given":"Harald"},{"family":"Rufer","given":"Michael"},{"family":"Grabe","given":"Hans-Jörgen"},{"family":"Pampel","given":"André"},{"family":"Lepsien","given":"Jöran"},{"family":"Kersting","given":"Anette"},{"family":"Villringer","given":"Arno"},{"family":"Lane","given":"Richard D."},{"family":"Suslow","given":"Thomas"}],"issued":{"date-parts":[["2014",11,1]]}}},{"id":267,"uris":["http://zotero.org/users/5195166/items/4FHQ528Z"],"uri":["http://zotero.org/users/5195166/items/4FHQ528Z"],"itemData":{"id":267,"type":"article-journal","title":"Relationship between interoceptive accuracy, interoceptive sensibility, and alexithymia","container-title":"Personality and Individual Differences","page":"14–20","volume":"125","abstract":"A B S T R A C T Interoception is the ability to feel one's internal bodily sensations and it is related to emotional experience and the processing of emotional stimuli. Alexithymia is defined by difficulties in identifying and describing one's emotions and externally oriented thinking. Additionally, it is linked to impairments in emotional awareness and the regulation of emotions. It is largely assumed that alexithymia relates negatively both to subjective and objective interoception. However, evidence is scarce for the latter relation. The relationship between Interoceptive Accuracy (IAcc, as measured with the heartbeat tracking task), Interoceptive Sensibility (IS, self-report measure of interoception assessed via questionnaires), and alexithymia (i.e., TAS-20) was examined across ten studies (total N = 998). Results showed a weak negative correlation between alexithymia and IS but no correlation between alexithymia and IAcc.","DOI":"10.1016/j.paid.2017.12.024","author":[{"family":"Zamariola","given":"Giorgia"},{"family":"Vlemincx","given":"Elke"},{"family":"Corneille","given":"Olivier"},{"family":"Luminet","given":"Olivier"}],"issued":{"date-parts":[["2018"]]}}}],"schema":"https://github.com/citation-style-language/schema/raw/master/csl-citation.json"} </w:instrText>
      </w:r>
      <w:r w:rsidR="004A3BD3">
        <w:fldChar w:fldCharType="separate"/>
      </w:r>
      <w:r w:rsidR="00EA51C6">
        <w:rPr>
          <w:noProof/>
        </w:rPr>
        <w:t>(Ihme et al., 2014; Zamariola, Vlemincx, Corneille, &amp; Luminet, 2018)</w:t>
      </w:r>
      <w:r w:rsidR="004A3BD3">
        <w:fldChar w:fldCharType="end"/>
      </w:r>
      <w:r w:rsidR="00AA4536">
        <w:t xml:space="preserve">. </w:t>
      </w:r>
      <w:r w:rsidR="004A3BD3">
        <w:t>This can be understood within the theory of constructed emotion, which posits that emotions are understood as clusters of similar instances grouped together by emotion words</w:t>
      </w:r>
      <w:r w:rsidR="00BF54C7">
        <w:t xml:space="preserve"> </w:t>
      </w:r>
      <w:r w:rsidR="009E2867">
        <w:t xml:space="preserve">that </w:t>
      </w:r>
      <w:r w:rsidR="00BF54C7">
        <w:t xml:space="preserve">allow for mental representations </w:t>
      </w:r>
      <w:r w:rsidR="00EA51C6">
        <w:fldChar w:fldCharType="begin"/>
      </w:r>
      <w:r w:rsidR="009E2867">
        <w:instrText xml:space="preserve"> ADDIN ZOTERO_ITEM CSL_CITATION {"citationID":"kYbzPbDU","properties":{"formattedCitation":"(Barrett, 2017a; K. A. A. Lindquist &amp; Gendron, 2013; K. A. Lindquist, MacCormack, &amp; Shablack, 2015)","plainCitation":"(Barrett, 2017a; K. A. A. Lindquist &amp; Gendron, 2013; K. A. Lindquist, MacCormack, &amp; Shablack, 2015)","noteIndex":0},"citationItems":[{"id":44,"uris":["http://zotero.org/users/5195166/items/QKFVRJ4X"],"uri":["http://zotero.org/users/5195166/items/QKFVRJ4X"],"itemData":{"id":44,"type":"book","title":"How Emotions Are Made: The secret life of the brain","publisher":"Houghton Mifflin Harcourt","publisher-place":"New York","number-of-pages":"448","event-place":"New York","author":[{"family":"Barrett","given":"Lisa Feldman"}],"issued":{"date-parts":[["2017"]]}}},{"id":850,"uris":["http://zotero.org/users/5195166/items/TZGLDFIJ"],"uri":["http://zotero.org/users/5195166/items/TZGLDFIJ"],"itemData":{"id":850,"type":"article-journal","title":"What's in a Word? Language Constructs Emotion Perception","container-title":"Emotion Review","page":"66–71","volume":"5","issue":"1","abstract":"Although the ability to correctly name a facial expression is generally low, the meaning of it is readily seen when its true name is given. Floyd Allport (1924, p. 255) Common sense tells us that emotions are expressed on the face and easily decoded by a perceiver without the use of language. Yet growing evidence suggests that emotion words help a per­ ceiver understand the meaning of another person's facial muscle movements. In this review, we demonstrate that language plays a constitutive role in emotion perception, even in psychological studies that use artificial, posed, and caricatured pictures of facial muscle movements as stimuli. We begin by situating this hypothesis in the relevant theoretical context by introducing two competing theories on emotion perception: the basic emotion and constructionist views. We next demonstrate that there is a paradox in the emotion literature: People report seeing emotion on others' faces, yet counter to the predictions of a basic emotion view, it is far from clear that others reliably produce certain facial muscle movements for certain emotions. This leaves open the possibility that emotion perceptions are constructed in the mind of a perceiver when concept knowledge grounded by language is brought to bear to make meaning of someone's facial muscle movements in context. We review evidence in favor of this constructionist view that language helps construct emotion perception by discussing findings from behavior, neuropsycho­ logy, development, and neuroimaging.","DOI":"10.1177/1754073912451351","author":[{"family":"Lindquist","given":"K. A. A"},{"family":"Gendron","given":"M."}],"issued":{"date-parts":[["2013"]]}}},{"id":362,"uris":["http://zotero.org/users/5195166/items/P5HCFUZT"],"uri":["http://zotero.org/users/5195166/items/P5HCFUZT"],"itemData":{"id":362,"type":"article-journal","title":"The role of language in emotion: predictions from psychological constructionism","container-title":"Frontiers in Psychology","page":"444","volume":"6","abstract":"Common sense suggests that emotions are physical types that have little to do with the words we use to label them. Yet recent psychological constructionist accounts reveal that language is a fundamental element in emotion that is constitutive of both emotion experiences and perceptions. According to the psychological constructionist Conceptual Act Theory, an instance of emotion occurs when information from one's body or other people's bodies is made meaningful in light of the present situation using concept knowledge about emotion. The CAT suggests that language plays a role in emotion because language supports the conceptual knowledge used to make meaning of sensations from the body and world in a given context. In the present paper, we review evidence from developmental and cognitive science to reveal that language scaffolds concept knowledge in humans, helping humans to acquire abstract concepts such as emotion categories across the lifespan. Critically, language later helps individuals use concepts to make meaning of on-going sensory perceptions. Building on this evidence, we outline predictions from a psychological constructionist model of emotion in which language serves as the “glue” for emotion concept knowledge, binding concepts to embodied experiences and in turn shaping the ongoing processing of sensory information from the body and world to create emotional experiences and perceptions.","DOI":"10.3389/fpsyg.2015.00444","ISSN":"1664-1078","author":[{"family":"Lindquist","given":"Kristen A"},{"family":"MacCormack","given":"Jennifer K."},{"family":"Shablack","given":"Holly"}],"issued":{"date-parts":[["2015",4]]}}}],"schema":"https://github.com/citation-style-language/schema/raw/master/csl-citation.json"} </w:instrText>
      </w:r>
      <w:r w:rsidR="00EA51C6">
        <w:fldChar w:fldCharType="separate"/>
      </w:r>
      <w:r w:rsidR="009E2867">
        <w:rPr>
          <w:noProof/>
        </w:rPr>
        <w:t>(Barrett, 2017a; Lindquist &amp; Gendron, 2013; Lindquist, MacCormack, &amp; Shablack, 2015)</w:t>
      </w:r>
      <w:r w:rsidR="00EA51C6">
        <w:fldChar w:fldCharType="end"/>
      </w:r>
      <w:r w:rsidR="00BF54C7">
        <w:t xml:space="preserve">. </w:t>
      </w:r>
    </w:p>
    <w:p w14:paraId="61309AD9" w14:textId="5DC6BBE3" w:rsidR="00BF54C7" w:rsidRDefault="00BF54C7" w:rsidP="00BF54C7">
      <w:pPr>
        <w:rPr>
          <w:color w:val="000000" w:themeColor="text1"/>
        </w:rPr>
      </w:pPr>
      <w:r>
        <w:rPr>
          <w:color w:val="000000" w:themeColor="text1"/>
        </w:rPr>
        <w:t>T</w:t>
      </w:r>
      <w:r w:rsidRPr="009622B7">
        <w:rPr>
          <w:color w:val="000000" w:themeColor="text1"/>
        </w:rPr>
        <w:t xml:space="preserve">he </w:t>
      </w:r>
      <w:ins w:id="62" w:author="Genevieve" w:date="2018-11-26T11:51:00Z">
        <w:r w:rsidR="00AD083A">
          <w:rPr>
            <w:color w:val="000000" w:themeColor="text1"/>
          </w:rPr>
          <w:t>t</w:t>
        </w:r>
      </w:ins>
      <w:r w:rsidRPr="009622B7">
        <w:rPr>
          <w:color w:val="000000" w:themeColor="text1"/>
        </w:rPr>
        <w:t xml:space="preserve">heory of </w:t>
      </w:r>
      <w:ins w:id="63" w:author="Genevieve" w:date="2018-11-26T11:51:00Z">
        <w:r w:rsidR="00AD083A">
          <w:rPr>
            <w:color w:val="000000" w:themeColor="text1"/>
          </w:rPr>
          <w:t>c</w:t>
        </w:r>
      </w:ins>
      <w:r w:rsidRPr="009622B7">
        <w:rPr>
          <w:color w:val="000000" w:themeColor="text1"/>
        </w:rPr>
        <w:t xml:space="preserve">onstructed </w:t>
      </w:r>
      <w:commentRangeStart w:id="64"/>
      <w:ins w:id="65" w:author="Genevieve" w:date="2018-11-26T11:51:00Z">
        <w:r w:rsidR="00AD083A">
          <w:rPr>
            <w:color w:val="000000" w:themeColor="text1"/>
          </w:rPr>
          <w:t>e</w:t>
        </w:r>
      </w:ins>
      <w:r w:rsidRPr="009622B7">
        <w:rPr>
          <w:color w:val="000000" w:themeColor="text1"/>
        </w:rPr>
        <w:t>motion</w:t>
      </w:r>
      <w:commentRangeEnd w:id="64"/>
      <w:r w:rsidR="00AD083A">
        <w:rPr>
          <w:rStyle w:val="CommentReference"/>
        </w:rPr>
        <w:commentReference w:id="64"/>
      </w:r>
      <w:r w:rsidRPr="009622B7">
        <w:rPr>
          <w:color w:val="000000" w:themeColor="text1"/>
        </w:rPr>
        <w:t xml:space="preserve"> </w:t>
      </w:r>
      <w:r w:rsidRPr="009622B7">
        <w:rPr>
          <w:color w:val="000000" w:themeColor="text1"/>
        </w:rPr>
        <w:fldChar w:fldCharType="begin" w:fldLock="1"/>
      </w:r>
      <w:r w:rsidR="009E2867">
        <w:rPr>
          <w:color w:val="000000" w:themeColor="text1"/>
        </w:rPr>
        <w:instrText xml:space="preserve"> ADDIN ZOTERO_ITEM CSL_CITATION {"citationID":"wpuntEwo","properties":{"formattedCitation":"(Barrett, 2006, 2017b, 2017a)","plainCitation":"(Barrett, 2006, 2017b, 2017a)","noteIndex":0},"citationItems":[{"id":"VMpeyevK/cF4nmFjA","uris":["http://www.mendeley.com/documents/?uuid=446daecf-b9f7-4ce0-a170-710417a41d9f"],"uri":["http://www.mendeley.com/documents/?uuid=446daecf-b9f7-4ce0-a170-710417a41d9f"],"itemData":{"DOI":"10.1207/s15327957pspr1001_2","ISBN":"1532-7957(Electronic);1088-8683(Print)","abstract":"In this article, I introduce an emotion paradox: People believe that they know an emotion when they see it, and as a consequence assume that emotions are discrete events that can be recognized with some degree of accuracy, but scientists have yet to produce a set of clear and consistent criteria for indicating when an emotion is present and when it is not. I propose one solution to this paradox: People experience an emotion when they conceptualize an instance of affective feeling. In this view, the experience of emotion is an act of categorization, guided by embodied knowledge about emotion. The result is a model of emotion experience that has much in common with the social psychological literature on person perception and with literature on embodied conceptual knowledge as it has recently been applied to social psychology. (PsycINFO Database Record (c) 2012 APA, all rights reserved)","author":[{"dropping-particle":"","family":"Barrett","given":"Lisa Feldman","non-dropping-particle":"","parse-names":false,"suffix":""}],"id":"ITEM-3","issued":{"date-parts":[["2006"]]},"note":"Barrett, Lisa Feldman\nBarrett, Lisa Feldman: Department of Psychology, Boston College, Chestnut Hill, MA, US, 02467, barretli@bc.edu","page":"20-46","publisher":"Lawrence Erlbaum","publisher-place":"US","title":"Solving the emotion paradox: Categorization and the experience of emotion","type":"article-journal","volume":"10"}},{"id":"VMpeyevK/qsljpfOv","uris":["http://www.mendeley.com/documents/?uuid=67145e43-ed31-3140-8ceb-baf0c38f4e61"],"uri":["http://www.mendeley.com/documents/?uuid=67145e43-ed31-3140-8ceb-baf0c38f4e61"],"itemData":{"DOI":"10.1093/scan/nsw154","ISBN":"9788578110796","ISSN":"1749-5024","PMID":"27798257","abstract":"The science of emotion has been using folk psychology categories derived from philosophy to search for the brain basis of emotion. The last two decades of neuroscience research have brought us to the brink of a paradigm shift in understanding the workings of the brain, however, setting the stage to revolutionize our understanding of what emotions are and how they work. In this paper, we begin with the structure and function of the brain, and from there deduce what the biological basis of emotions might be. The answer is a brain-based, computational account called the theory of constructed emotion.","author":[{"dropping-particle":"","family":"Barrett","given":"Lisa Feldman","non-dropping-particle":"","parse-names":false,"suffix":""}],"container-title":"Social cognitive and affective neuroscience","id":"ITEM-2","issue":"October 2016","issued":{"date-parts":[["2017"]]},"note":"Very important article re: theory of constructed emotion.","page":"1-23","title":"The theory of constructed emotion: An active inference account of interoception and categorization.","type":"article-journal","volume":"12 (1)"}},{"id":44,"uris":["http://zotero.org/users/5195166/items/QKFVRJ4X"],"uri":["http://zotero.org/users/5195166/items/QKFVRJ4X"],"itemData":{"id":44,"type":"book","title":"How Emotions Are Made: The secret life of the brain","publisher":"Houghton Mifflin Harcourt","publisher-place":"New York","number-of-pages":"448","event-place":"New York","author":[{"family":"Barrett","given":"Lisa Feldman"}],"issued":{"date-parts":[["2017"]]}}}],"schema":"https://github.com/citation-style-language/schema/raw/master/csl-citation.json"} </w:instrText>
      </w:r>
      <w:r w:rsidRPr="009622B7">
        <w:rPr>
          <w:color w:val="000000" w:themeColor="text1"/>
        </w:rPr>
        <w:fldChar w:fldCharType="separate"/>
      </w:r>
      <w:r w:rsidR="009E2867">
        <w:rPr>
          <w:noProof/>
          <w:color w:val="000000" w:themeColor="text1"/>
        </w:rPr>
        <w:t>(Barrett, 2006, 2017b, 2017a)</w:t>
      </w:r>
      <w:r w:rsidRPr="009622B7">
        <w:rPr>
          <w:color w:val="000000" w:themeColor="text1"/>
        </w:rPr>
        <w:fldChar w:fldCharType="end"/>
      </w:r>
      <w:r w:rsidRPr="009622B7">
        <w:rPr>
          <w:color w:val="000000" w:themeColor="text1"/>
        </w:rPr>
        <w:t xml:space="preserve"> maintains that emotions are constructed through a process of learning associations </w:t>
      </w:r>
      <w:r w:rsidR="009E2867">
        <w:rPr>
          <w:color w:val="000000" w:themeColor="text1"/>
        </w:rPr>
        <w:t>between</w:t>
      </w:r>
      <w:r w:rsidRPr="009622B7">
        <w:rPr>
          <w:color w:val="000000" w:themeColor="text1"/>
        </w:rPr>
        <w:t xml:space="preserve"> affective states, social </w:t>
      </w:r>
      <w:r w:rsidR="009E2867">
        <w:rPr>
          <w:color w:val="000000" w:themeColor="text1"/>
        </w:rPr>
        <w:t>context</w:t>
      </w:r>
      <w:ins w:id="66" w:author="Eric Vanman" w:date="2018-11-26T09:22:00Z">
        <w:r w:rsidR="0012345F">
          <w:rPr>
            <w:color w:val="000000" w:themeColor="text1"/>
          </w:rPr>
          <w:t>,</w:t>
        </w:r>
      </w:ins>
      <w:r w:rsidRPr="009622B7">
        <w:rPr>
          <w:color w:val="000000" w:themeColor="text1"/>
        </w:rPr>
        <w:t xml:space="preserve"> and </w:t>
      </w:r>
      <w:r w:rsidR="009E2867">
        <w:rPr>
          <w:color w:val="000000" w:themeColor="text1"/>
        </w:rPr>
        <w:t xml:space="preserve">knowledge about emotion concepts. </w:t>
      </w:r>
      <w:r w:rsidRPr="009622B7">
        <w:rPr>
          <w:color w:val="000000" w:themeColor="text1"/>
        </w:rPr>
        <w:t>Therefore, emotional experiences exist at a higher cognitive level th</w:t>
      </w:r>
      <w:r>
        <w:rPr>
          <w:color w:val="000000" w:themeColor="text1"/>
        </w:rPr>
        <w:t xml:space="preserve">an feeling or affective states, whereby affective states refer to perceptions or experiences of pleasantness (valence) and energy (arousal). </w:t>
      </w:r>
      <w:r w:rsidR="009E2867">
        <w:rPr>
          <w:color w:val="000000" w:themeColor="text1"/>
        </w:rPr>
        <w:t>E</w:t>
      </w:r>
      <w:r w:rsidRPr="009622B7">
        <w:rPr>
          <w:color w:val="000000" w:themeColor="text1"/>
        </w:rPr>
        <w:t xml:space="preserve">motions are perceived by predicting the emotional state of the target based on what we know about emotion concepts—which are, of course, formed by our experiences (Barrett, 2017a). </w:t>
      </w:r>
      <w:r>
        <w:rPr>
          <w:color w:val="000000" w:themeColor="text1"/>
        </w:rPr>
        <w:t xml:space="preserve">Therefore, the emotion perception deficits seen in alexithymia may stem from an earlier deficit in affect perception and a lack of integration of affective information with semantic </w:t>
      </w:r>
      <w:commentRangeStart w:id="67"/>
      <w:r>
        <w:rPr>
          <w:color w:val="000000" w:themeColor="text1"/>
        </w:rPr>
        <w:t>representations</w:t>
      </w:r>
      <w:commentRangeEnd w:id="67"/>
      <w:r w:rsidR="002470E7">
        <w:rPr>
          <w:rStyle w:val="CommentReference"/>
        </w:rPr>
        <w:commentReference w:id="67"/>
      </w:r>
      <w:r>
        <w:rPr>
          <w:color w:val="000000" w:themeColor="text1"/>
        </w:rPr>
        <w:t xml:space="preserve">. </w:t>
      </w:r>
    </w:p>
    <w:p w14:paraId="20B16428" w14:textId="60DE384A" w:rsidR="006F6D55" w:rsidRDefault="00BF54C7" w:rsidP="006F6D55">
      <w:pPr>
        <w:rPr>
          <w:color w:val="000000" w:themeColor="text1"/>
        </w:rPr>
      </w:pPr>
      <w:r>
        <w:rPr>
          <w:color w:val="000000" w:themeColor="text1"/>
        </w:rPr>
        <w:t xml:space="preserve">Neurological studies </w:t>
      </w:r>
      <w:r w:rsidR="006F6D55">
        <w:rPr>
          <w:color w:val="000000" w:themeColor="text1"/>
        </w:rPr>
        <w:t xml:space="preserve">provide </w:t>
      </w:r>
      <w:r>
        <w:rPr>
          <w:color w:val="000000" w:themeColor="text1"/>
        </w:rPr>
        <w:t>support</w:t>
      </w:r>
      <w:r w:rsidR="006F6D55">
        <w:rPr>
          <w:color w:val="000000" w:themeColor="text1"/>
        </w:rPr>
        <w:t xml:space="preserve"> for</w:t>
      </w:r>
      <w:r>
        <w:rPr>
          <w:color w:val="000000" w:themeColor="text1"/>
        </w:rPr>
        <w:t xml:space="preserve"> this supposition. </w:t>
      </w:r>
      <w:r w:rsidR="006F6D55">
        <w:rPr>
          <w:color w:val="000000" w:themeColor="text1"/>
        </w:rPr>
        <w:t>P</w:t>
      </w:r>
      <w:r w:rsidR="006F6D55" w:rsidRPr="009622B7">
        <w:rPr>
          <w:color w:val="000000" w:themeColor="text1"/>
        </w:rPr>
        <w:t xml:space="preserve">atients with localized left anterior temporal lobe atrophy, and </w:t>
      </w:r>
      <w:ins w:id="68" w:author="Eric Vanman" w:date="2018-11-26T09:22:00Z">
        <w:r w:rsidR="00867EDC">
          <w:rPr>
            <w:color w:val="000000" w:themeColor="text1"/>
          </w:rPr>
          <w:t xml:space="preserve">who </w:t>
        </w:r>
      </w:ins>
      <w:r w:rsidR="006F6D55" w:rsidRPr="009622B7">
        <w:rPr>
          <w:color w:val="000000" w:themeColor="text1"/>
        </w:rPr>
        <w:t>therefore</w:t>
      </w:r>
      <w:ins w:id="69" w:author="Eric Vanman" w:date="2018-11-26T09:22:00Z">
        <w:r w:rsidR="00867EDC">
          <w:rPr>
            <w:color w:val="000000" w:themeColor="text1"/>
          </w:rPr>
          <w:t xml:space="preserve"> have</w:t>
        </w:r>
      </w:ins>
      <w:r w:rsidR="006F6D55" w:rsidRPr="009622B7">
        <w:rPr>
          <w:color w:val="000000" w:themeColor="text1"/>
        </w:rPr>
        <w:t xml:space="preserve"> limited conceptual knowledge, were able to perceive affect but were not able to sort emotional faces into discrete emotional categories </w:t>
      </w:r>
      <w:commentRangeStart w:id="70"/>
      <w:commentRangeStart w:id="71"/>
      <w:r w:rsidR="006F6D55" w:rsidRPr="009622B7">
        <w:rPr>
          <w:color w:val="000000" w:themeColor="text1"/>
        </w:rPr>
        <w:fldChar w:fldCharType="begin" w:fldLock="1"/>
      </w:r>
      <w:r w:rsidR="009E2867">
        <w:rPr>
          <w:color w:val="000000" w:themeColor="text1"/>
        </w:rPr>
        <w:instrText xml:space="preserve"> ADDIN ZOTERO_ITEM CSL_CITATION {"citationID":"yApd6tP5","properties":{"formattedCitation":"(K. A. Lindquist, Gendron, Barrett, &amp; Dickerson, 2014)","plainCitation":"(K. A. Lindquist, Gendron, Barrett, &amp; Dickerson, 2014)","noteIndex":0},"citationItems":[{"id":985,"uris":["http://zotero.org/users/5195166/items/XVFGDEYY"],"uri":["http://zotero.org/users/5195166/items/XVFGDEYY"],"itemData":{"id":985,"type":"article-journal","title":"Emotion Emotion Perception, but not Affect Perception, Is Impaired With Semantic Memory Loss","container-title":"Emotion","page":"375–387","volume":"14","abstract":"For decades, psychologists and neuroscientists have hypothesized that the ability to perceive emotions on others' faces is inborn, prelinguistic, and universal. Concept knowledge about emotion has been assumed to be epiphenomenal to emotion perception. In this article, we report findings from 3 patients with semantic dementia that cannot be explained by this \" basic emotion \" view. These patients, who have substantial deficits in semantic processing abilities, spontaneously perceived pleasant and unpleasant expressions on faces, but not discrete emotions such as anger, disgust, fear, or sadness, even in a task that did not require the use of emotion words. Our findings support the hypothesis that discrete emotion concept knowledge helps transform perceptions of affect (positively or negatively valenced facial expressions) into perceptions of discrete emotions such as anger, disgust, fear, and sadness. These findings have important consequences for understanding the processes supporting emotion perception.","DOI":"10.1037/a0035293","author":[{"family":"Lindquist","given":"Kristen A"},{"family":"Gendron","given":"Maria"},{"family":"Barrett","given":"Lisa Feldman"},{"family":"Dickerson","given":"Bradford C"}],"issued":{"date-parts":[["2014"]]}}}],"schema":"https://github.com/citation-style-language/schema/raw/master/csl-citation.json"} </w:instrText>
      </w:r>
      <w:r w:rsidR="006F6D55" w:rsidRPr="009622B7">
        <w:rPr>
          <w:color w:val="000000" w:themeColor="text1"/>
        </w:rPr>
        <w:fldChar w:fldCharType="separate"/>
      </w:r>
      <w:r w:rsidR="009E2867">
        <w:rPr>
          <w:noProof/>
          <w:color w:val="000000" w:themeColor="text1"/>
        </w:rPr>
        <w:t>(</w:t>
      </w:r>
      <w:del w:id="72" w:author="Joel Larwood" w:date="2018-11-27T13:24:00Z">
        <w:r w:rsidR="009E2867" w:rsidDel="00FE70CF">
          <w:rPr>
            <w:noProof/>
            <w:color w:val="000000" w:themeColor="text1"/>
          </w:rPr>
          <w:delText xml:space="preserve">K. A. </w:delText>
        </w:r>
      </w:del>
      <w:r w:rsidR="009E2867">
        <w:rPr>
          <w:noProof/>
          <w:color w:val="000000" w:themeColor="text1"/>
        </w:rPr>
        <w:t>Lindquist, Gendron, Barrett, &amp; Dickerson, 2014)</w:t>
      </w:r>
      <w:r w:rsidR="006F6D55" w:rsidRPr="009622B7">
        <w:rPr>
          <w:color w:val="000000" w:themeColor="text1"/>
        </w:rPr>
        <w:fldChar w:fldCharType="end"/>
      </w:r>
      <w:commentRangeEnd w:id="70"/>
      <w:r w:rsidR="001C6900">
        <w:rPr>
          <w:rStyle w:val="CommentReference"/>
        </w:rPr>
        <w:commentReference w:id="70"/>
      </w:r>
      <w:commentRangeEnd w:id="71"/>
      <w:r w:rsidR="00FE70CF">
        <w:rPr>
          <w:rStyle w:val="CommentReference"/>
        </w:rPr>
        <w:commentReference w:id="71"/>
      </w:r>
      <w:r w:rsidR="006F6D55" w:rsidRPr="009622B7">
        <w:rPr>
          <w:color w:val="000000" w:themeColor="text1"/>
        </w:rPr>
        <w:t xml:space="preserve">. </w:t>
      </w:r>
      <w:r w:rsidR="006F6D55">
        <w:rPr>
          <w:color w:val="000000" w:themeColor="text1"/>
        </w:rPr>
        <w:t xml:space="preserve">However, the left temporal pole has not been </w:t>
      </w:r>
      <w:r w:rsidR="006F6D55">
        <w:rPr>
          <w:color w:val="000000" w:themeColor="text1"/>
        </w:rPr>
        <w:lastRenderedPageBreak/>
        <w:t>implicated in neurological mapping studies of alexithymia</w:t>
      </w:r>
      <w:r w:rsidR="005D26CB">
        <w:rPr>
          <w:color w:val="000000" w:themeColor="text1"/>
        </w:rPr>
        <w:t xml:space="preserve"> </w:t>
      </w:r>
      <w:del w:id="73" w:author="Eric Vanman" w:date="2018-11-26T09:22:00Z">
        <w:r w:rsidR="005D26CB" w:rsidDel="00867EDC">
          <w:rPr>
            <w:color w:val="000000" w:themeColor="text1"/>
          </w:rPr>
          <w:delText xml:space="preserve">while </w:delText>
        </w:r>
      </w:del>
      <w:ins w:id="74" w:author="Eric Vanman" w:date="2018-11-26T09:22:00Z">
        <w:r w:rsidR="00867EDC">
          <w:rPr>
            <w:color w:val="000000" w:themeColor="text1"/>
          </w:rPr>
          <w:t xml:space="preserve">whereas </w:t>
        </w:r>
      </w:ins>
      <w:r w:rsidR="005D26CB">
        <w:rPr>
          <w:color w:val="000000" w:themeColor="text1"/>
        </w:rPr>
        <w:t>other areas relevant to affect processing have been</w:t>
      </w:r>
      <w:r w:rsidR="006F6D55">
        <w:rPr>
          <w:color w:val="000000" w:themeColor="text1"/>
        </w:rPr>
        <w:t xml:space="preserve"> </w:t>
      </w:r>
      <w:r w:rsidR="005D26CB">
        <w:rPr>
          <w:color w:val="000000" w:themeColor="text1"/>
        </w:rPr>
        <w:fldChar w:fldCharType="begin"/>
      </w:r>
      <w:r w:rsidR="005D26CB">
        <w:rPr>
          <w:color w:val="000000" w:themeColor="text1"/>
        </w:rPr>
        <w:instrText xml:space="preserve"> ADDIN ZOTERO_ITEM CSL_CITATION {"citationID":"T6NHYaQ8","properties":{"formattedCitation":"(Goerlich-Dobre, Votinov, Habel, Pripfl, &amp; Lamm, 2015; Ihme et al., 2013)","plainCitation":"(Goerlich-Dobre, Votinov, Habel, Pripfl, &amp; Lamm, 2015; Ihme et al., 2013)","noteIndex":0},"citationItems":[{"id":394,"uris":["http://zotero.org/users/5195166/items/ZWWSSTZK"],"uri":["http://zotero.org/users/5195166/items/ZWWSSTZK"],"itemData":{"id":394,"type":"article-journal","title":"Neuroanatomical profiles of alexithymia dimensions and subtypes","container-title":"Human Brain Mapping","page":"3805–3818","volume":"36","issue":"10","abstract":"Alexithymia, a major risk factor for a range of psychiatric and neurological disorders, has been recognized to comprise two dimensions, a cognitive dimension (difficulties identifying, analyzing, and verbalizing feelings) and an affective one (difficulties emotionalizing and fantasizing). Based on these dimensions, the existence of four distinct alexithymia subtypes has been proposed, but never empirically tested. In this study, 125 participants were assigned to four groups corresponding to the proposed alexithymia subtypes: Type I (impairment on both dimensions), Type II (impairment on the cognitive, but not the affective dimension), Type III (impairment on the affective, but not the cognitive dimension), and Lexithymics (no impairment on either dimension). By means of voxel-based morphometry, associations of the alexithymia dimensions and subtypes with gray and white matter volumes were analyzed. Type I and Type II alexithymia were characterized by gray matter volume reductions in the left amygdala and the thalamus. The cognitive dimension was further linked to volume reductions in the right amygdala, left posterior insula, precuneus, caudate, hippocampus, and parahippocampus. Type III alexithymia was marked by volume reduction in the MCC only, and the affective dimension was further characterized by larger sgACC volume. Moreover, individuals with the intermediate alexithymia Types II and III showed gray matter volume reductions in distinct regions, and had larger corpus callosum volumes compared to Lexithymics. These results substantiate the notion of a differential impact of the cognitive and affective alexithymia dimensions on brain morphology and provide evidence for separable neuroanatomical representations of the different alexithymia subtypes. Hum Brain Mapp, 2015. © 2015 Wiley Periodicals, Inc.","DOI":"10.1002/hbm.22879","ISSN":"10970193","note":"PMID: 26094609","author":[{"family":"Goerlich-Dobre","given":"Katharina Sophia"},{"family":"Votinov","given":"Mikhail"},{"family":"Habel","given":"Ute"},{"family":"Pripfl","given":"Juergen"},{"family":"Lamm","given":"Claus"}],"issued":{"date-parts":[["2015"]]}}},{"id":1036,"uris":["http://zotero.org/users/5195166/items/SQJH9NIE"],"uri":["http://zotero.org/users/5195166/items/SQJH9NIE"],"itemData":{"id":1036,"type":"article-journal","title":"Alexithymia is related to differences in gray matter volume: a voxel-based morphometry study","container-title":"Brain Research","page":"60-67","volume":"1491","source":"PubMed","abstract":"OBJECTIVE: Alexithymia has been characterized as the inability to identify and describe feelings. Functional imaging studies have revealed that alexithymia is linked to reactivity changes in emotion- and face-processing-relevant brain areas. In this respect, anterior cingulate cortex (ACC), amygdala, anterior insula and fusiform gyrus (FFG) have been consistently reported. However, it remains to be clarified whether alexithymia is also associated with structural differences.\nMETHODS: Voxel-based morphometry on T1-weighted magnetic resonance images was used to investigate gray matter volume in 17 high alexithymics (HA) and 17 gender-matched low alexithymics (LA), which were selected from a sample of 161 healthy volunteers on basis of the 20-item Toronto Alexithymia Scale. Data were analyzed as statistic parametric maps for the comparisons LA&gt;HA and HA&gt;LA in a priori determined regions of interests (ROIs), i.e., ACC, amygdala, anterior insula and FFG. Moreover, an exploratory whole brain analysis was accomplished.\nRESULTS: For the contrast LA&gt;HA, significant clusters were detected in the ACC, left amygdala and left anterior insula. Additionally, the whole brain analysis revealed volume differences in the left middle temporal gyrus. No significant differences were found for the comparison HA&gt;LA.\nCONCLUSION: Our findings suggest that high compared to low alexithymics show less gray matter volume in several emotion-relevant brain areas. These structural differences might contribute to the functional alterations found in previous imaging studies in alexithymia.","DOI":"10.1016/j.brainres.2012.10.044","ISSN":"1872-6240","note":"PMID: 23123707","shortTitle":"Alexithymia is related to differences in gray matter volume","journalAbbreviation":"Brain Res.","language":"eng","author":[{"family":"Ihme","given":"Klas"},{"family":"Dannlowski","given":"Udo"},{"family":"Lichev","given":"Vladimir"},{"family":"Stuhrmann","given":"Anja"},{"family":"Grotegerd","given":"Dominik"},{"family":"Rosenberg","given":"Nicole"},{"family":"Kugel","given":"Harald"},{"family":"Heindel","given":"Walter"},{"family":"Arolt","given":"Volker"},{"family":"Kersting","given":"Anette"},{"family":"Suslow","given":"Thomas"}],"issued":{"date-parts":[["2013",1,23]]}}}],"schema":"https://github.com/citation-style-language/schema/raw/master/csl-citation.json"} </w:instrText>
      </w:r>
      <w:r w:rsidR="005D26CB">
        <w:rPr>
          <w:color w:val="000000" w:themeColor="text1"/>
        </w:rPr>
        <w:fldChar w:fldCharType="separate"/>
      </w:r>
      <w:r w:rsidR="005D26CB">
        <w:rPr>
          <w:noProof/>
          <w:color w:val="000000" w:themeColor="text1"/>
        </w:rPr>
        <w:t>(Goerlich-Dobre, Votinov, Habel, Pripfl, &amp; Lamm, 2015; Ihme et al., 2013)</w:t>
      </w:r>
      <w:r w:rsidR="005D26CB">
        <w:rPr>
          <w:color w:val="000000" w:themeColor="text1"/>
        </w:rPr>
        <w:fldChar w:fldCharType="end"/>
      </w:r>
      <w:r w:rsidR="005D26CB">
        <w:rPr>
          <w:color w:val="000000" w:themeColor="text1"/>
        </w:rPr>
        <w:t>. A systematic review of neural activation during stimuli presentation has revealed that higher scores on alexithymia are related to increased cognitive demand (higher anterior cingulate gyrus activation), decreased attention to negative stimuli (reduced amygdala activation)</w:t>
      </w:r>
      <w:ins w:id="75" w:author="Eric Vanman" w:date="2018-11-26T09:23:00Z">
        <w:r w:rsidR="00867EDC">
          <w:rPr>
            <w:color w:val="000000" w:themeColor="text1"/>
          </w:rPr>
          <w:t>,</w:t>
        </w:r>
      </w:ins>
      <w:r w:rsidR="005D26CB">
        <w:rPr>
          <w:color w:val="000000" w:themeColor="text1"/>
        </w:rPr>
        <w:t xml:space="preserve"> and reduced activation of inter</w:t>
      </w:r>
      <w:ins w:id="76" w:author="Genevieve" w:date="2018-11-26T11:54:00Z">
        <w:r w:rsidR="002F688B">
          <w:rPr>
            <w:color w:val="000000" w:themeColor="text1"/>
          </w:rPr>
          <w:t>o</w:t>
        </w:r>
      </w:ins>
      <w:r w:rsidR="005D26CB">
        <w:rPr>
          <w:color w:val="000000" w:themeColor="text1"/>
        </w:rPr>
        <w:t>ceptive networks during positive stimuli presentation</w:t>
      </w:r>
      <w:r w:rsidR="00413F0C">
        <w:rPr>
          <w:color w:val="000000" w:themeColor="text1"/>
        </w:rPr>
        <w:t xml:space="preserve"> </w:t>
      </w:r>
      <w:r w:rsidR="00413F0C">
        <w:rPr>
          <w:color w:val="000000" w:themeColor="text1"/>
        </w:rPr>
        <w:fldChar w:fldCharType="begin"/>
      </w:r>
      <w:r w:rsidR="00413F0C">
        <w:rPr>
          <w:color w:val="000000" w:themeColor="text1"/>
        </w:rPr>
        <w:instrText xml:space="preserve"> ADDIN ZOTERO_ITEM CSL_CITATION {"citationID":"EV76wmdN","properties":{"formattedCitation":"(van der Velde et al., 2013)","plainCitation":"(van der Velde et al., 2013)","noteIndex":0},"citationItems":[{"id":1038,"uris":["http://zotero.org/users/5195166/items/RAMRJHYU"],"uri":["http://zotero.org/users/5195166/items/RAMRJHYU"],"itemData":{"id":1038,"type":"article-journal","title":"Neural correlates of alexithymia: a meta-analysis of emotion processing studies","container-title":"Neuroscience and Biobehavioral Reviews","page":"1774-1785","volume":"37","issue":"8","source":"PubMed","abstract":"Alexithymia is a personality trait characterized by difficulties in the experience and cognitive processing of emotions. It is considered a risk factor for a range of psychiatric and neurological disorders. Functional neuroimaging studies investigating the neural correlates of alexithymia have reported inconsistent results. To integrate previous findings, we conducted a parametric coordinate-based meta-analysis including fifteen neuroimaging studies on emotion processing in alexithymia. During the processing of negative emotional stimuli, alexithymia was associated with a diminished response of the amygdala, suggesting decreased attention to such stimuli. Negative stimuli additionally elicited decreased activation in supplementary motor and premotor brain areas and in the dorsomedial prefrontal cortex, possibly underlying poor empathic abilities and difficulties in emotion regulation associated with alexithymia. Positive stimuli elicited decreased activation in the right insula and precuneus, suggesting reduced emotional awareness in alexithymia regarding positive affect. Independent of valence, higher (presumably compensatory) activation was found in the dorsal anterior cingulate possibly indicating increased cognitive demand. These results suggest valence-specific as well as valence-independent effects of alexithymia on the neural processing of emotions.","DOI":"10.1016/j.neubiorev.2013.07.008","ISSN":"1873-7528","note":"PMID: 23886515","shortTitle":"Neural correlates of alexithymia","journalAbbreviation":"Neurosci Biobehav Rev","language":"eng","author":[{"family":"Velde","given":"Jorien","non-dropping-particle":"van der"},{"family":"Servaas","given":"Michelle N."},{"family":"Goerlich","given":"Katharina S."},{"family":"Bruggeman","given":"Richard"},{"family":"Horton","given":"Paul"},{"family":"Costafreda","given":"Sergi G."},{"family":"Aleman","given":"André"}],"issued":{"date-parts":[["2013",9]]}}}],"schema":"https://github.com/citation-style-language/schema/raw/master/csl-citation.json"} </w:instrText>
      </w:r>
      <w:r w:rsidR="00413F0C">
        <w:rPr>
          <w:color w:val="000000" w:themeColor="text1"/>
        </w:rPr>
        <w:fldChar w:fldCharType="separate"/>
      </w:r>
      <w:r w:rsidR="00413F0C">
        <w:rPr>
          <w:noProof/>
          <w:color w:val="000000" w:themeColor="text1"/>
        </w:rPr>
        <w:t>(van der Velde et al., 2013)</w:t>
      </w:r>
      <w:r w:rsidR="00413F0C">
        <w:rPr>
          <w:color w:val="000000" w:themeColor="text1"/>
        </w:rPr>
        <w:fldChar w:fldCharType="end"/>
      </w:r>
      <w:r w:rsidR="00724300">
        <w:rPr>
          <w:color w:val="000000" w:themeColor="text1"/>
        </w:rPr>
        <w:t xml:space="preserve">. </w:t>
      </w:r>
      <w:del w:id="77" w:author="Eric Vanman" w:date="2018-11-26T09:23:00Z">
        <w:r w:rsidR="0051480D" w:rsidDel="00867EDC">
          <w:rPr>
            <w:color w:val="000000" w:themeColor="text1"/>
          </w:rPr>
          <w:delText>However</w:delText>
        </w:r>
      </w:del>
      <w:ins w:id="78" w:author="Eric Vanman" w:date="2018-11-26T09:23:00Z">
        <w:r w:rsidR="00867EDC">
          <w:rPr>
            <w:color w:val="000000" w:themeColor="text1"/>
          </w:rPr>
          <w:t>T</w:t>
        </w:r>
      </w:ins>
      <w:del w:id="79" w:author="Eric Vanman" w:date="2018-11-26T09:23:00Z">
        <w:r w:rsidR="0051480D" w:rsidDel="00867EDC">
          <w:rPr>
            <w:color w:val="000000" w:themeColor="text1"/>
          </w:rPr>
          <w:delText>, t</w:delText>
        </w:r>
      </w:del>
      <w:r w:rsidR="0051480D">
        <w:rPr>
          <w:color w:val="000000" w:themeColor="text1"/>
        </w:rPr>
        <w:t>he majority of these studies have used fac</w:t>
      </w:r>
      <w:r w:rsidR="005B773D">
        <w:rPr>
          <w:color w:val="000000" w:themeColor="text1"/>
        </w:rPr>
        <w:t xml:space="preserve">ial emotion pictures as stimuli. </w:t>
      </w:r>
    </w:p>
    <w:p w14:paraId="505C0688" w14:textId="7A050B14" w:rsidR="005B773D" w:rsidRDefault="005B773D" w:rsidP="006F6D55">
      <w:pPr>
        <w:rPr>
          <w:color w:val="000000" w:themeColor="text1"/>
        </w:rPr>
      </w:pPr>
      <w:del w:id="80" w:author="Eric Vanman" w:date="2018-11-26T09:23:00Z">
        <w:r w:rsidDel="00867EDC">
          <w:rPr>
            <w:color w:val="000000" w:themeColor="text1"/>
          </w:rPr>
          <w:delText xml:space="preserve">While </w:delText>
        </w:r>
      </w:del>
      <w:ins w:id="81" w:author="Eric Vanman" w:date="2018-11-26T09:23:00Z">
        <w:r w:rsidR="00867EDC">
          <w:rPr>
            <w:color w:val="000000" w:themeColor="text1"/>
          </w:rPr>
          <w:t xml:space="preserve">Although </w:t>
        </w:r>
      </w:ins>
      <w:r>
        <w:rPr>
          <w:color w:val="000000" w:themeColor="text1"/>
        </w:rPr>
        <w:t xml:space="preserve">facial emotions </w:t>
      </w:r>
      <w:r w:rsidR="009E2867">
        <w:rPr>
          <w:color w:val="000000" w:themeColor="text1"/>
        </w:rPr>
        <w:t xml:space="preserve">are </w:t>
      </w:r>
      <w:r>
        <w:rPr>
          <w:color w:val="000000" w:themeColor="text1"/>
        </w:rPr>
        <w:t>frequently processed in daily life</w:t>
      </w:r>
      <w:ins w:id="82" w:author="Eric Vanman" w:date="2018-11-26T09:23:00Z">
        <w:r w:rsidR="00867EDC">
          <w:rPr>
            <w:color w:val="000000" w:themeColor="text1"/>
          </w:rPr>
          <w:t>,</w:t>
        </w:r>
      </w:ins>
      <w:r>
        <w:rPr>
          <w:color w:val="000000" w:themeColor="text1"/>
        </w:rPr>
        <w:t xml:space="preserve"> they are not the only way affect is experienced</w:t>
      </w:r>
      <w:r w:rsidR="009E2867">
        <w:rPr>
          <w:color w:val="000000" w:themeColor="text1"/>
        </w:rPr>
        <w:t xml:space="preserve">, perceived, or </w:t>
      </w:r>
      <w:r>
        <w:rPr>
          <w:color w:val="000000" w:themeColor="text1"/>
        </w:rPr>
        <w:t xml:space="preserve">related to cognitive aspects of emotion construction. Emotion can also be expressed through </w:t>
      </w:r>
      <w:ins w:id="83" w:author="Genevieve" w:date="2018-11-26T11:59:00Z">
        <w:r w:rsidR="00F809A9">
          <w:rPr>
            <w:color w:val="000000" w:themeColor="text1"/>
          </w:rPr>
          <w:t xml:space="preserve">speech </w:t>
        </w:r>
      </w:ins>
      <w:r w:rsidR="003718FA">
        <w:rPr>
          <w:color w:val="000000" w:themeColor="text1"/>
        </w:rPr>
        <w:t xml:space="preserve">vocalizations and more complex arrangements of music, with the ability to perceive these emotions developing in parallel </w:t>
      </w:r>
      <w:r w:rsidR="003718FA">
        <w:rPr>
          <w:color w:val="000000" w:themeColor="text1"/>
        </w:rPr>
        <w:fldChar w:fldCharType="begin"/>
      </w:r>
      <w:r w:rsidR="003718FA">
        <w:rPr>
          <w:color w:val="000000" w:themeColor="text1"/>
        </w:rPr>
        <w:instrText xml:space="preserve"> ADDIN ZOTERO_ITEM CSL_CITATION {"citationID":"E65dJQej","properties":{"formattedCitation":"(Vidas, Dingle, &amp; Nelson, 2018)","plainCitation":"(Vidas, Dingle, &amp; Nelson, 2018)","noteIndex":0},"citationItems":[{"id":52,"uris":["http://zotero.org/users/5195166/items/DZE7X93N"],"uri":["http://zotero.org/users/5195166/items/DZE7X93N"],"itemData":{"id":52,"type":"article-journal","title":"Children's recognition of emotion in music and speech","container-title":"Music &amp; Science","page":"205920431876265","volume":"1","abstract":"The acoustic cues that convey emotion in speech are similar to those that convey emotion in music, and recognition of emotion in both of these types of cue recruits overlapping networks in the brain. Given the similarities between music and speech prosody, developmental research is uniquely positioned to determine whether recognition of these cues develops in parallel. In the present study, we asked 60 children aged 6 to 11 years, and 51 university students, to judge the emotions of 10 musical excerpts, 10 inflected speech clips, and 10 affect burst clips. We presented stimuli intended to convey happiness, sadness, anger, fear, and pride. Each emotion was presented twice per type of stimulus. We found that recognition of emotions in music and speech developed in parallel, and adult-levels of recognition develop later for these stimuli than for affect bursts. We also found that sad stimuli were most easily recognised, followed by happiness, fear, and then anger. In addition, we found that recognition of em...","DOI":"10.1177/2059204318762650","ISSN":"2059-2043","author":[{"family":"Vidas","given":"Dianna"},{"family":"Dingle","given":"Genevieve A."},{"family":"Nelson","given":"Nicole L."}],"issued":{"date-parts":[["2018",1]]}}}],"schema":"https://github.com/citation-style-language/schema/raw/master/csl-citation.json"} </w:instrText>
      </w:r>
      <w:r w:rsidR="003718FA">
        <w:rPr>
          <w:color w:val="000000" w:themeColor="text1"/>
        </w:rPr>
        <w:fldChar w:fldCharType="separate"/>
      </w:r>
      <w:r w:rsidR="003718FA">
        <w:rPr>
          <w:noProof/>
          <w:color w:val="000000" w:themeColor="text1"/>
        </w:rPr>
        <w:t>(Vidas, Dingle, &amp; Nelson, 2018)</w:t>
      </w:r>
      <w:r w:rsidR="003718FA">
        <w:rPr>
          <w:color w:val="000000" w:themeColor="text1"/>
        </w:rPr>
        <w:fldChar w:fldCharType="end"/>
      </w:r>
      <w:r w:rsidR="003718FA">
        <w:rPr>
          <w:color w:val="000000" w:themeColor="text1"/>
        </w:rPr>
        <w:t xml:space="preserve">. </w:t>
      </w:r>
      <w:r w:rsidR="00545D2D">
        <w:rPr>
          <w:color w:val="000000" w:themeColor="text1"/>
        </w:rPr>
        <w:t xml:space="preserve">Unsurprisingly, alexithymia has been related to decreased sensitivity to both vocal and musical stimuli </w:t>
      </w:r>
      <w:r w:rsidR="00545D2D">
        <w:rPr>
          <w:color w:val="000000" w:themeColor="text1"/>
        </w:rPr>
        <w:fldChar w:fldCharType="begin"/>
      </w:r>
      <w:r w:rsidR="00545D2D">
        <w:rPr>
          <w:color w:val="000000" w:themeColor="text1"/>
        </w:rPr>
        <w:instrText xml:space="preserve"> ADDIN ZOTERO_ITEM CSL_CITATION {"citationID":"eH7V5s9t","properties":{"formattedCitation":"(Goerlich, Witteman, Aleman, &amp; Martens, 2011; Goerlich-Dobre et al., 2014)","plainCitation":"(Goerlich, Witteman, Aleman, &amp; Martens, 2011; Goerlich-Dobre et al., 2014)","noteIndex":0},"citationItems":[{"id":18,"uris":["http://zotero.org/users/5195166/items/NCRV2TLF"],"uri":["http://zotero.org/users/5195166/items/NCRV2TLF"],"itemData":{"id":18,"type":"article-journal","title":"Hearing Feelings: Affective Categorization of Music and Speech in Alexithymia, an ERP Study","container-title":"PLoS ONE","page":"e19501","volume":"6","issue":"5","DOI":"10.1371/journal.pone.0019501","ISSN":"1932-6203","author":[{"family":"Goerlich","given":"Katharina Sophia"},{"family":"Witteman","given":"Jurriaan"},{"family":"Aleman","given":"André"},{"family":"Martens","given":"Sander"}],"editor":[{"family":"Gilbert","given":"Sam"}],"issued":{"date-parts":[["2011",5]]}}},{"id":131,"uris":["http://zotero.org/users/5195166/items/C26R4E8Y"],"uri":["http://zotero.org/users/5195166/items/C26R4E8Y"],"itemData":{"id":131,"type":"article-journal","title":"Blunted feelings: Alexithymia is associated with a diminished neural response to speech prosody","container-title":"Social Cognitive and Affective Neuroscience","page":"1108–1117","volume":"9","abstract":"How we perceive emotional signals from our environment depends on our personality. Alexithymia, a personality trait characterized by difficulties in emotion regulation has been linked to aberrant brain activity for visual emotional processing. Whether alexithymia also affects the brains perception of emotional speech prosody is currently unknown. We used functional magnetic resonance imaging to investigate the impact of alexithymia on hemo-dynamic activity of three a priori regions of the prosody network: the superior temporal gyrus (STG), the inferior frontal gyrus and the amygdala. Twenty-two subjects performed an explicit task (emotional prosody categorization) and an implicit task (metrical stress evaluation) on the same prosodic stimuli. Irrespective of task, alexithymia was associated with a blunted response of the right STG and the bilateral amygdalae to angry, surprised and neutral prosody. Individuals with difficulty describing feelings deactivated the left STG and the bilateral amygdalae to a lesser extent in response to angry compared with neutral prosody, suggesting that they perceived angry prosody as relatively more salient than neutral prosody. In conclusion, alexithymia may be associated with a generally blunted neural response to speech prosody. Such restricted prosodic processing may contribute to problems in social communication associated with this personality trait.","DOI":"10.1093/scan/nst075","author":[{"family":"Goerlich-Dobre","given":"Katharina Sophia"},{"family":"Witteman","given":"Jurriaan"},{"family":"Schiller","given":"Niels O"},{"family":"Van Heuven","given":"Vincent J P"},{"family":"Aleman","given":"André"},{"family":"Martens","given":"Sander"}],"issued":{"date-parts":[["2014"]]}}}],"schema":"https://github.com/citation-style-language/schema/raw/master/csl-citation.json"} </w:instrText>
      </w:r>
      <w:r w:rsidR="00545D2D">
        <w:rPr>
          <w:color w:val="000000" w:themeColor="text1"/>
        </w:rPr>
        <w:fldChar w:fldCharType="separate"/>
      </w:r>
      <w:r w:rsidR="00545D2D">
        <w:rPr>
          <w:noProof/>
          <w:color w:val="000000" w:themeColor="text1"/>
        </w:rPr>
        <w:t>(Goerlich, Witteman, Aleman, &amp; Martens, 2011; Goerlich-Dobre et al., 2014)</w:t>
      </w:r>
      <w:r w:rsidR="00545D2D">
        <w:rPr>
          <w:color w:val="000000" w:themeColor="text1"/>
        </w:rPr>
        <w:fldChar w:fldCharType="end"/>
      </w:r>
      <w:r w:rsidR="00545D2D">
        <w:rPr>
          <w:color w:val="000000" w:themeColor="text1"/>
        </w:rPr>
        <w:t xml:space="preserve">. However, these sound clips were only of a short duration </w:t>
      </w:r>
      <w:ins w:id="84" w:author="Genevieve" w:date="2018-11-26T11:59:00Z">
        <w:r w:rsidR="00F809A9">
          <w:rPr>
            <w:color w:val="000000" w:themeColor="text1"/>
          </w:rPr>
          <w:t xml:space="preserve">(i.e., fractions of a second) </w:t>
        </w:r>
      </w:ins>
      <w:r w:rsidR="00545D2D">
        <w:rPr>
          <w:color w:val="000000" w:themeColor="text1"/>
        </w:rPr>
        <w:t xml:space="preserve">and the effects of alexithymia may be </w:t>
      </w:r>
      <w:r w:rsidR="001718AF">
        <w:rPr>
          <w:color w:val="000000" w:themeColor="text1"/>
        </w:rPr>
        <w:t>accentuated</w:t>
      </w:r>
      <w:r w:rsidR="00FA127A">
        <w:rPr>
          <w:color w:val="000000" w:themeColor="text1"/>
        </w:rPr>
        <w:t xml:space="preserve"> by shorter </w:t>
      </w:r>
      <w:r w:rsidR="001718AF">
        <w:rPr>
          <w:color w:val="000000" w:themeColor="text1"/>
        </w:rPr>
        <w:t>stimuli duration</w:t>
      </w:r>
      <w:r w:rsidR="00FA127A">
        <w:rPr>
          <w:color w:val="000000" w:themeColor="text1"/>
        </w:rPr>
        <w:t xml:space="preserve"> </w:t>
      </w:r>
      <w:r w:rsidR="00FA127A">
        <w:rPr>
          <w:color w:val="000000" w:themeColor="text1"/>
        </w:rPr>
        <w:fldChar w:fldCharType="begin"/>
      </w:r>
      <w:r w:rsidR="00FA127A">
        <w:rPr>
          <w:color w:val="000000" w:themeColor="text1"/>
        </w:rPr>
        <w:instrText xml:space="preserve"> ADDIN ZOTERO_ITEM CSL_CITATION {"citationID":"KyNR8sUw","properties":{"formattedCitation":"(Parker, Prkachin, &amp; Prkachin, 2005)","plainCitation":"(Parker, Prkachin, &amp; Prkachin, 2005)","noteIndex":0},"citationItems":[{"id":1046,"uris":["http://zotero.org/users/5195166/items/IBVFZZHU"],"uri":["http://zotero.org/users/5195166/items/IBVFZZHU"],"itemData":{"id":1046,"type":"article-journal","title":"Processing of Facial Expressions of Negative Emotion in Alexithymia: The Influence of Temporal Constraint","container-title":"Journal of Personality","page":"1087-1107","volume":"73","issue":"4","source":"Wiley Online Library","abstract":"Alexithymia, a characteristic involving a limited affective vocabulary appears to involve three components: difficulty identifying feelings, difficulty describing feelings, and externally oriented thinking. There is evidence that alexithymic characteristics are associated with differences in emotion information-processing. We examined the role of temporal factors in alexithymic emotion-processing deficits, taking into account the confound between alexithymic characteristics and positive and negative affectivity. One hundred forty-six participants completed the 20-item Toronto Alexithymia Scale and the Positive and Negative Affect Schedule. In a signal-detection paradigm, participants judged facial expressions depicting neutral or negative emotions under slow and rapid presentation conditions. The alexithymia component of difficulty in describing feelings was inversely related to the ability to detect expressions of negative emotion in the speeded condition. This relationship was independent of positive and negative affectivity. Alexithymic components positive and negative affectivity were unrelated to response bias. The results emphasize the influence of difficulty describing feelings within the alexithymia construct and its difference from positive and negative affectivity. They suggest that an alexithymic deficit in describing feelings is associated with a deficit in processing negative emotions that is most apparent when processing capacity is challenged. Theoretical and methodological implications are discussed.","DOI":"10.1111/j.1467-6494.2005.00339.x","ISSN":"1467-6494","shortTitle":"Processing of Facial Expressions of Negative Emotion in Alexithymia","language":"en","author":[{"family":"Parker","given":"Philippa D."},{"family":"Prkachin","given":"Kenneth M."},{"family":"Prkachin","given":"Glenda C."}],"issued":{"date-parts":[["2005",8,1]]}}}],"schema":"https://github.com/citation-style-language/schema/raw/master/csl-citation.json"} </w:instrText>
      </w:r>
      <w:r w:rsidR="00FA127A">
        <w:rPr>
          <w:color w:val="000000" w:themeColor="text1"/>
        </w:rPr>
        <w:fldChar w:fldCharType="separate"/>
      </w:r>
      <w:r w:rsidR="00FA127A">
        <w:rPr>
          <w:noProof/>
          <w:color w:val="000000" w:themeColor="text1"/>
        </w:rPr>
        <w:t>(Parker, Prkachin, &amp; Prkachin, 2005)</w:t>
      </w:r>
      <w:r w:rsidR="00FA127A">
        <w:rPr>
          <w:color w:val="000000" w:themeColor="text1"/>
        </w:rPr>
        <w:fldChar w:fldCharType="end"/>
      </w:r>
      <w:r w:rsidR="00FA127A">
        <w:rPr>
          <w:color w:val="000000" w:themeColor="text1"/>
        </w:rPr>
        <w:t xml:space="preserve">. </w:t>
      </w:r>
    </w:p>
    <w:p w14:paraId="75736B7D" w14:textId="7536CC3A" w:rsidR="00FA127A" w:rsidRPr="009622B7" w:rsidRDefault="00FA127A" w:rsidP="00FA127A">
      <w:pPr>
        <w:rPr>
          <w:color w:val="000000" w:themeColor="text1"/>
        </w:rPr>
      </w:pPr>
      <w:r w:rsidRPr="009622B7">
        <w:rPr>
          <w:color w:val="000000" w:themeColor="text1"/>
        </w:rPr>
        <w:t>Using stimuli of a longer duration</w:t>
      </w:r>
      <w:ins w:id="85" w:author="Genevieve" w:date="2018-11-26T11:59:00Z">
        <w:r w:rsidR="00F809A9">
          <w:rPr>
            <w:color w:val="000000" w:themeColor="text1"/>
          </w:rPr>
          <w:t xml:space="preserve"> </w:t>
        </w:r>
        <w:commentRangeStart w:id="86"/>
        <w:del w:id="87" w:author="Joel Larwood" w:date="2018-11-27T13:30:00Z">
          <w:r w:rsidR="00F809A9" w:rsidDel="00FE70CF">
            <w:rPr>
              <w:color w:val="000000" w:themeColor="text1"/>
            </w:rPr>
            <w:delText>(specify?</w:delText>
          </w:r>
        </w:del>
      </w:ins>
      <w:ins w:id="88" w:author="Joel Larwood" w:date="2018-11-27T13:30:00Z">
        <w:r w:rsidR="00FE70CF">
          <w:rPr>
            <w:color w:val="000000" w:themeColor="text1"/>
          </w:rPr>
          <w:t>(30 seconds)</w:t>
        </w:r>
      </w:ins>
      <w:ins w:id="89" w:author="Genevieve" w:date="2018-11-26T11:59:00Z">
        <w:del w:id="90" w:author="Joel Larwood" w:date="2018-11-27T13:30:00Z">
          <w:r w:rsidR="00F809A9" w:rsidDel="00FE70CF">
            <w:rPr>
              <w:color w:val="000000" w:themeColor="text1"/>
            </w:rPr>
            <w:delText>)</w:delText>
          </w:r>
        </w:del>
        <w:r w:rsidR="00F809A9">
          <w:rPr>
            <w:color w:val="000000" w:themeColor="text1"/>
          </w:rPr>
          <w:t>,</w:t>
        </w:r>
      </w:ins>
      <w:r w:rsidRPr="009622B7">
        <w:rPr>
          <w:color w:val="000000" w:themeColor="text1"/>
        </w:rPr>
        <w:t xml:space="preserve"> </w:t>
      </w:r>
      <w:commentRangeEnd w:id="86"/>
      <w:r w:rsidR="00FE70CF">
        <w:rPr>
          <w:rStyle w:val="CommentReference"/>
        </w:rPr>
        <w:commentReference w:id="86"/>
      </w:r>
      <w:r w:rsidRPr="009622B7">
        <w:rPr>
          <w:color w:val="000000" w:themeColor="text1"/>
        </w:rPr>
        <w:fldChar w:fldCharType="begin" w:fldLock="1"/>
      </w:r>
      <w:r w:rsidR="009A6BB2">
        <w:rPr>
          <w:color w:val="000000" w:themeColor="text1"/>
        </w:rPr>
        <w:instrText xml:space="preserve"> ADDIN ZOTERO_ITEM CSL_CITATION {"citationID":"43vyH6Pb","properties":{"formattedCitation":"(Allen, Davis, &amp; Hill, 2013)","plainCitation":"(Allen, Davis, &amp; Hill, 2013)","noteIndex":0},"citationItems":[{"id":"ANAqMNft/HLeLtNwW","uris":["http://www.mendeley.com/documents/?uuid=20d27466-289a-3409-8f64-e4a516e72867"],"uri":["http://www.mendeley.com/documents/?uuid=20d27466-289a-3409-8f64-e4a516e72867"],"itemData":{"DOI":"10.1007/s10803-012-1587-8","ISSN":"0162-3257","author":[{"dropping-particle":"","family":"Allen","given":"Rory","non-dropping-particle":"","parse-names":false,"suffix":""},{"dropping-particle":"","family":"Davis","given":"Rob","non-dropping-particle":"","parse-names":false,"suffix":""},{"dropping-particle":"","family":"Hill","given":"Elisabeth","non-dropping-particle":"","parse-names":false,"suffix":""}],"container-title":"Journal of Autism and Developmental Disorders","id":"ITEM-1","issue":"2","issued":{"date-parts":[["2013","2","3"]]},"note":"paper points to those with Autism having a reduced lexicon for music on a forced choice, however this is fully explained (in a statistical sense) by Type 2 alexithymia. Thus, alexithymia could be a target for intervention where music emotions are taught to allow for identification Further to this there is no difference in the physiological response to music between ASC and TD groups.\n\nWere actual internal physiology is concerned during listening there does not seem to be evidence Autism having an impact so this needs to be extended to subclinical alexithymia to see if there is the interoceptive awareness of when Music matches internal state/body budget. Also need to look for information on how alexithymia relates to the physiology of emotion (in objective terms)","page":"432-444","publisher":"Springer US","title":"The Effects of Autism and Alexithymia on Physiological and Verbal Responsiveness to Music","type":"article-journal","volume":"43"}}],"schema":"https://github.com/citation-style-language/schema/raw/master/csl-citation.json"} </w:instrText>
      </w:r>
      <w:r w:rsidRPr="009622B7">
        <w:rPr>
          <w:color w:val="000000" w:themeColor="text1"/>
        </w:rPr>
        <w:fldChar w:fldCharType="separate"/>
      </w:r>
      <w:r w:rsidR="009A6BB2">
        <w:rPr>
          <w:noProof/>
          <w:color w:val="000000" w:themeColor="text1"/>
        </w:rPr>
        <w:t xml:space="preserve">Allen, Davis, </w:t>
      </w:r>
      <w:r w:rsidR="009E2867">
        <w:rPr>
          <w:noProof/>
          <w:color w:val="000000" w:themeColor="text1"/>
        </w:rPr>
        <w:t>and</w:t>
      </w:r>
      <w:r w:rsidR="009A6BB2">
        <w:rPr>
          <w:noProof/>
          <w:color w:val="000000" w:themeColor="text1"/>
        </w:rPr>
        <w:t xml:space="preserve"> Hill </w:t>
      </w:r>
      <w:r w:rsidR="009E2867">
        <w:rPr>
          <w:noProof/>
          <w:color w:val="000000" w:themeColor="text1"/>
        </w:rPr>
        <w:t>(</w:t>
      </w:r>
      <w:r w:rsidR="009A6BB2">
        <w:rPr>
          <w:noProof/>
          <w:color w:val="000000" w:themeColor="text1"/>
        </w:rPr>
        <w:t>2013)</w:t>
      </w:r>
      <w:r w:rsidRPr="009622B7">
        <w:rPr>
          <w:color w:val="000000" w:themeColor="text1"/>
        </w:rPr>
        <w:fldChar w:fldCharType="end"/>
      </w:r>
      <w:r w:rsidRPr="009622B7">
        <w:rPr>
          <w:color w:val="000000" w:themeColor="text1"/>
        </w:rPr>
        <w:t xml:space="preserve"> adopted a </w:t>
      </w:r>
      <w:del w:id="91" w:author="Eric Vanman" w:date="2018-11-26T09:24:00Z">
        <w:r w:rsidRPr="009622B7" w:rsidDel="00867EDC">
          <w:rPr>
            <w:color w:val="000000" w:themeColor="text1"/>
          </w:rPr>
          <w:delText xml:space="preserve">two </w:delText>
        </w:r>
      </w:del>
      <w:ins w:id="92" w:author="Eric Vanman" w:date="2018-11-26T09:24:00Z">
        <w:r w:rsidR="00867EDC" w:rsidRPr="009622B7">
          <w:rPr>
            <w:color w:val="000000" w:themeColor="text1"/>
          </w:rPr>
          <w:t>two</w:t>
        </w:r>
        <w:r w:rsidR="00867EDC">
          <w:rPr>
            <w:color w:val="000000" w:themeColor="text1"/>
          </w:rPr>
          <w:t>-</w:t>
        </w:r>
      </w:ins>
      <w:r w:rsidRPr="009622B7">
        <w:rPr>
          <w:color w:val="000000" w:themeColor="text1"/>
        </w:rPr>
        <w:t>stage model of musical emotions. Here</w:t>
      </w:r>
      <w:ins w:id="93" w:author="Eric Vanman" w:date="2018-11-26T09:24:00Z">
        <w:r w:rsidR="00867EDC">
          <w:rPr>
            <w:color w:val="000000" w:themeColor="text1"/>
          </w:rPr>
          <w:t>,</w:t>
        </w:r>
      </w:ins>
      <w:r w:rsidRPr="009622B7">
        <w:rPr>
          <w:color w:val="000000" w:themeColor="text1"/>
        </w:rPr>
        <w:t xml:space="preserve"> affective </w:t>
      </w:r>
      <w:r w:rsidR="001718AF">
        <w:rPr>
          <w:color w:val="000000" w:themeColor="text1"/>
        </w:rPr>
        <w:t>properties of music, such as valence, were theorized to be first processed before being appraised for emotional significance at a higher cognitive level</w:t>
      </w:r>
      <w:r w:rsidRPr="009622B7">
        <w:rPr>
          <w:color w:val="000000" w:themeColor="text1"/>
        </w:rPr>
        <w:t xml:space="preserve"> (see also </w:t>
      </w:r>
      <w:proofErr w:type="spellStart"/>
      <w:r w:rsidRPr="009622B7">
        <w:rPr>
          <w:color w:val="000000" w:themeColor="text1"/>
        </w:rPr>
        <w:t>Peretz</w:t>
      </w:r>
      <w:proofErr w:type="spellEnd"/>
      <w:r w:rsidRPr="009622B7">
        <w:rPr>
          <w:color w:val="000000" w:themeColor="text1"/>
        </w:rPr>
        <w:t xml:space="preserve">, 2010). Allen et al. </w:t>
      </w:r>
      <w:del w:id="94" w:author="Eric Vanman" w:date="2018-11-26T09:24:00Z">
        <w:r w:rsidRPr="009622B7" w:rsidDel="00867EDC">
          <w:rPr>
            <w:color w:val="000000" w:themeColor="text1"/>
          </w:rPr>
          <w:delText xml:space="preserve">(2013) </w:delText>
        </w:r>
      </w:del>
      <w:r w:rsidRPr="009622B7">
        <w:rPr>
          <w:color w:val="000000" w:themeColor="text1"/>
        </w:rPr>
        <w:t>found alexithymia to be related to reduced emotion labels associated with musical experiences but not related to differences in psychophysiolog</w:t>
      </w:r>
      <w:ins w:id="95" w:author="Genevieve" w:date="2018-11-26T12:00:00Z">
        <w:r w:rsidR="00F809A9">
          <w:rPr>
            <w:color w:val="000000" w:themeColor="text1"/>
          </w:rPr>
          <w:t>ical response</w:t>
        </w:r>
      </w:ins>
      <w:del w:id="96" w:author="Genevieve" w:date="2018-11-26T12:00:00Z">
        <w:r w:rsidRPr="009622B7" w:rsidDel="00F809A9">
          <w:rPr>
            <w:color w:val="000000" w:themeColor="text1"/>
          </w:rPr>
          <w:delText>y</w:delText>
        </w:r>
      </w:del>
      <w:r w:rsidRPr="009622B7">
        <w:rPr>
          <w:color w:val="000000" w:themeColor="text1"/>
        </w:rPr>
        <w:t>. In a similar study</w:t>
      </w:r>
      <w:ins w:id="97" w:author="Eric Vanman" w:date="2018-11-26T09:24:00Z">
        <w:r w:rsidR="00867EDC">
          <w:rPr>
            <w:color w:val="000000" w:themeColor="text1"/>
          </w:rPr>
          <w:t>,</w:t>
        </w:r>
      </w:ins>
      <w:r w:rsidRPr="009622B7">
        <w:rPr>
          <w:color w:val="000000" w:themeColor="text1"/>
        </w:rPr>
        <w:t xml:space="preserve"> </w:t>
      </w:r>
      <w:r w:rsidRPr="009622B7">
        <w:rPr>
          <w:color w:val="000000" w:themeColor="text1"/>
        </w:rPr>
        <w:fldChar w:fldCharType="begin" w:fldLock="1"/>
      </w:r>
      <w:r w:rsidR="009A6BB2">
        <w:rPr>
          <w:color w:val="000000" w:themeColor="text1"/>
        </w:rPr>
        <w:instrText xml:space="preserve"> ADDIN ZOTERO_ITEM CSL_CITATION {"citationID":"hVhP5Ftz","properties":{"formattedCitation":"(Taruffi, Allen, Downing, &amp; Heaton, 2017)","plainCitation":"(Taruffi, Allen, Downing, &amp; Heaton, 2017)","noteIndex":0},"citationItems":[{"id":"ANAqMNft/ACyKX3jL","uris":["http://www.mendeley.com/documents/?uuid=c8a7412c-9de1-45fc-8668-0449e8b674a3"],"uri":["http://www.mendeley.com/documents/?uuid=c8a7412c-9de1-45fc-8668-0449e8b674a3"],"itemData":{"author":[{"dropping-particle":"","family":"Taruffi","given":"Liila","non-dropping-particle":"","parse-names":false,"suffix":""},{"dropping-particle":"","family":"Allen","given":"Rory","non-dropping-particle":"","parse-names":false,"suffix":""},{"dropping-particle":"","family":"Downing","given":"John","non-dropping-particle":"","parse-names":false,"suffix":""},{"dropping-particle":"","family":"Heaton","given":"Pamela","non-dropping-particle":"","parse-names":false,"suffix":""}],"container-title":"Music Perception: An Interdisciplinary Journal","id":"ITEM-1","issue":"3","issued":{"date-parts":[["2017"]]},"title":"Individual Differences in Music-Perceived Emotions","type":"article-journal","volume":"34"}}],"schema":"https://github.com/citation-style-language/schema/raw/master/csl-citation.json"} </w:instrText>
      </w:r>
      <w:r w:rsidRPr="009622B7">
        <w:rPr>
          <w:color w:val="000000" w:themeColor="text1"/>
        </w:rPr>
        <w:fldChar w:fldCharType="separate"/>
      </w:r>
      <w:r w:rsidR="009A6BB2">
        <w:rPr>
          <w:noProof/>
          <w:color w:val="000000" w:themeColor="text1"/>
        </w:rPr>
        <w:t xml:space="preserve">Taruffi, Allen, Downing, </w:t>
      </w:r>
      <w:r w:rsidR="001718AF">
        <w:rPr>
          <w:noProof/>
          <w:color w:val="000000" w:themeColor="text1"/>
        </w:rPr>
        <w:t>and</w:t>
      </w:r>
      <w:r w:rsidR="009A6BB2">
        <w:rPr>
          <w:noProof/>
          <w:color w:val="000000" w:themeColor="text1"/>
        </w:rPr>
        <w:t xml:space="preserve"> Heaton </w:t>
      </w:r>
      <w:r w:rsidR="001718AF">
        <w:rPr>
          <w:noProof/>
          <w:color w:val="000000" w:themeColor="text1"/>
        </w:rPr>
        <w:t>(</w:t>
      </w:r>
      <w:r w:rsidR="009A6BB2">
        <w:rPr>
          <w:noProof/>
          <w:color w:val="000000" w:themeColor="text1"/>
        </w:rPr>
        <w:t>2017)</w:t>
      </w:r>
      <w:r w:rsidRPr="009622B7">
        <w:rPr>
          <w:color w:val="000000" w:themeColor="text1"/>
        </w:rPr>
        <w:fldChar w:fldCharType="end"/>
      </w:r>
      <w:r w:rsidRPr="009622B7">
        <w:rPr>
          <w:color w:val="000000" w:themeColor="text1"/>
        </w:rPr>
        <w:t xml:space="preserve"> found </w:t>
      </w:r>
      <w:del w:id="98" w:author="Eric Vanman" w:date="2018-11-26T09:24:00Z">
        <w:r w:rsidRPr="009622B7" w:rsidDel="00867EDC">
          <w:rPr>
            <w:color w:val="000000" w:themeColor="text1"/>
          </w:rPr>
          <w:delText xml:space="preserve">the </w:delText>
        </w:r>
      </w:del>
      <w:r w:rsidRPr="009622B7">
        <w:rPr>
          <w:color w:val="000000" w:themeColor="text1"/>
        </w:rPr>
        <w:t xml:space="preserve">alexithymia to be related to reduced accuracy in emotion perception. However, these </w:t>
      </w:r>
      <w:r w:rsidRPr="009622B7">
        <w:rPr>
          <w:color w:val="000000" w:themeColor="text1"/>
        </w:rPr>
        <w:lastRenderedPageBreak/>
        <w:t>studies d</w:t>
      </w:r>
      <w:del w:id="99" w:author="Eric Vanman" w:date="2018-11-26T09:24:00Z">
        <w:r w:rsidRPr="009622B7" w:rsidDel="00867EDC">
          <w:rPr>
            <w:color w:val="000000" w:themeColor="text1"/>
          </w:rPr>
          <w:delText>o not give insight</w:delText>
        </w:r>
      </w:del>
      <w:ins w:id="100" w:author="Eric Vanman" w:date="2018-11-26T09:24:00Z">
        <w:r w:rsidR="00867EDC">
          <w:rPr>
            <w:color w:val="000000" w:themeColor="text1"/>
          </w:rPr>
          <w:t xml:space="preserve">id not </w:t>
        </w:r>
      </w:ins>
      <w:ins w:id="101" w:author="Eric Vanman" w:date="2018-11-26T09:25:00Z">
        <w:r w:rsidR="00867EDC">
          <w:rPr>
            <w:color w:val="000000" w:themeColor="text1"/>
          </w:rPr>
          <w:t>address</w:t>
        </w:r>
      </w:ins>
      <w:r w:rsidRPr="009622B7">
        <w:rPr>
          <w:color w:val="000000" w:themeColor="text1"/>
        </w:rPr>
        <w:t xml:space="preserve"> </w:t>
      </w:r>
      <w:del w:id="102" w:author="Eric Vanman" w:date="2018-11-26T09:25:00Z">
        <w:r w:rsidRPr="009622B7" w:rsidDel="00867EDC">
          <w:rPr>
            <w:color w:val="000000" w:themeColor="text1"/>
          </w:rPr>
          <w:delText xml:space="preserve">into </w:delText>
        </w:r>
      </w:del>
      <w:r w:rsidRPr="009622B7">
        <w:rPr>
          <w:color w:val="000000" w:themeColor="text1"/>
        </w:rPr>
        <w:t xml:space="preserve">affect perception, the proposed first stage of music emotion processing. Studies on visual stimuli have demonstrated, </w:t>
      </w:r>
      <w:del w:id="103" w:author="Eric Vanman" w:date="2018-11-26T09:25:00Z">
        <w:r w:rsidRPr="009622B7" w:rsidDel="00867EDC">
          <w:rPr>
            <w:color w:val="000000" w:themeColor="text1"/>
          </w:rPr>
          <w:delText>however</w:delText>
        </w:r>
      </w:del>
      <w:ins w:id="104" w:author="Eric Vanman" w:date="2018-11-26T09:25:00Z">
        <w:r w:rsidR="00867EDC">
          <w:rPr>
            <w:color w:val="000000" w:themeColor="text1"/>
          </w:rPr>
          <w:t>for example</w:t>
        </w:r>
      </w:ins>
      <w:r w:rsidRPr="009622B7">
        <w:rPr>
          <w:color w:val="000000" w:themeColor="text1"/>
        </w:rPr>
        <w:t xml:space="preserve">, that people high in alexithymia rate negative stimuli as more positive and positive stimuli as less positive than people low in alexithymia </w:t>
      </w:r>
      <w:r w:rsidRPr="009622B7">
        <w:rPr>
          <w:color w:val="000000" w:themeColor="text1"/>
        </w:rPr>
        <w:fldChar w:fldCharType="begin" w:fldLock="1"/>
      </w:r>
      <w:r w:rsidR="009A6BB2">
        <w:rPr>
          <w:color w:val="000000" w:themeColor="text1"/>
        </w:rPr>
        <w:instrText xml:space="preserve"> ADDIN ZOTERO_ITEM CSL_CITATION {"citationID":"QXjDY3r6","properties":{"formattedCitation":"(Luminet, Rim\\uc0\\u233{}, Bagby, &amp; Taylor, 2004; Vanman, Dawson, &amp; Brennan, 1998)","plainCitation":"(Luminet, Rimé, Bagby, &amp; Taylor, 2004; Vanman, Dawson, &amp; Brennan, 1998)","noteIndex":0},"citationItems":[{"id":"ANAqMNft/uf75EuVw","uris":["http://www.mendeley.com/documents/?uuid=ebc82df3-0f67-496b-8fd8-bcbb00eb5475"],"uri":["http://www.mendeley.com/documents/?uuid=ebc82df3-0f67-496b-8fd8-bcbb00eb5475"],"itemData":{"DOI":"10.1177/0146167298249007","ISSN":"0146-1672","abstract":"This experiment examined individual differences in emotional responsivity by recording the startle eyeblink reflex while 57 college students viewed affect-laden pictures and then rated their pleasantness. All participants first completed measures of affect intensity, alexithymia, and depression. Startleprobes were some-times presented at 120, 300, 800, or 4,500 ms after slide onset. By 300 ns, blinks elicited during negative slides were larger than those elicited during positive ones. Negative slides were also rated as more unpleasant. Moreover, all three personality variables moderated either the valence ratings, startle modification, or both. High-affect intensity was associated with diminished modulation of startle, but more extreme ratings. Alexithymia had no effect on the startle measure, but high-alexithymia participants did show more moderate ratings. Depressed participants exhibited accelerated (120 ms) modulation of startle. The results suggest the importance of measuring both physiological respo...","author":[{"dropping-particle":"","family":"Vanman","given":"Eric J.","non-dropping-particle":"","parse-names":false,"suffix":""},{"dropping-particle":"","family":"Dawson","given":"Michael E.","non-dropping-particle":"","parse-names":false,"suffix":""},{"dropping-particle":"","family":"Brennan","given":"Patricia A.","non-dropping-particle":"","parse-names":false,"suffix":""}],"container-title":"Personality and Social Psychology Bulletin","id":"ITEM-1","issue":"9","issued":{"date-parts":[["1998","9","2"]]},"page":"994-1005","publisher":"Sage PublicationsSage CA: Thousand Oaks, CA","title":"Affective Reactions in the Blink of an Eye: Individual Differences in Subjective Experience and Physiological Responses to Emotional Stimuli","type":"article-journal","volume":"24"}},{"id":"ANAqMNft/VijcIaef","uris":["http://www.mendeley.com/documents/?uuid=620e51d1-c90f-4caf-99f8-d1f987cc48ed"],"uri":["http://www.mendeley.com/documents/?uuid=620e51d1-c90f-4caf-99f8-d1f987cc48ed"],"itemData":{"DOI":"10.1080/02699930341000275","ISSN":"0269-9931","abstract":"The personality construct of alexithymia is thought to reflect a deficit in the cognitive processing and regulation of emotional states. To explore</w:instrText>
      </w:r>
      <w:r w:rsidR="009A6BB2">
        <w:rPr>
          <w:rFonts w:hint="eastAsia"/>
          <w:color w:val="000000" w:themeColor="text1"/>
        </w:rPr>
        <w:instrText xml:space="preserve"> the relations between alexithymia and emotional responding, 50 older adults (28 men, 22 women) were studied across different contexts: (1) initial exposure to an emotion</w:instrText>
      </w:r>
      <w:r w:rsidR="009A6BB2">
        <w:rPr>
          <w:rFonts w:hint="eastAsia"/>
          <w:color w:val="000000" w:themeColor="text1"/>
        </w:rPr>
        <w:instrText>‐</w:instrText>
      </w:r>
      <w:r w:rsidR="009A6BB2">
        <w:rPr>
          <w:rFonts w:hint="eastAsia"/>
          <w:color w:val="000000" w:themeColor="text1"/>
        </w:rPr>
        <w:instrText>evoking movie; (2) second exposure to that stimulus; (3) reports of rumination and social sharing; and (4) describing their emotional response (verbal re</w:instrText>
      </w:r>
      <w:r w:rsidR="009A6BB2">
        <w:rPr>
          <w:rFonts w:hint="eastAsia"/>
          <w:color w:val="000000" w:themeColor="text1"/>
        </w:rPr>
        <w:instrText>‐</w:instrText>
      </w:r>
      <w:r w:rsidR="009A6BB2">
        <w:rPr>
          <w:rFonts w:hint="eastAsia"/>
          <w:color w:val="000000" w:themeColor="text1"/>
        </w:rPr>
        <w:instrText>evocation). Facets of the alexithymia construct were associated at the initial exposure with lower emotional responses at the cognitive</w:instrText>
      </w:r>
      <w:r w:rsidR="009A6BB2">
        <w:rPr>
          <w:rFonts w:hint="eastAsia"/>
          <w:color w:val="000000" w:themeColor="text1"/>
        </w:rPr>
        <w:instrText>‐</w:instrText>
      </w:r>
      <w:r w:rsidR="009A6BB2">
        <w:rPr>
          <w:rFonts w:hint="eastAsia"/>
          <w:color w:val="000000" w:themeColor="text1"/>
        </w:rPr>
        <w:instrText>experiential level, but with higher emotional res</w:instrText>
      </w:r>
      <w:r w:rsidR="009A6BB2">
        <w:rPr>
          <w:color w:val="000000" w:themeColor="text1"/>
        </w:rPr>
        <w:instrText xml:space="preserve">ponses at the physiological level as measured by heart rate. At the second exposure, the results were replicated for physiological responses. Certain facets of alexithymia were associated also with lower reports of rumination and social sharing involving emotional aspects, and with a lower proportion of emotional words related to the emotional stimulus during t...","author":[{"dropping-particle":"","family":"Luminet","given":"Olivier","non-dropping-particle":"","parse-names":false,"suffix":""},{"dropping-particle":"","family":"Rimé","given":"Bernard","non-dropping-particle":"","parse-names":false,"suffix":""},{"dropping-particle":"","family":"Bagby","given":"R. Michael","non-dropping-particle":"","parse-names":false,"suffix":""},{"dropping-particle":"","family":"Taylor","given":"Graeme","non-dropping-particle":"","parse-names":false,"suffix":""}],"container-title":"Cognition &amp; Emotion","id":"ITEM-2","issue":"6","issued":{"date-parts":[["2004","9"]]},"page":"741-766","publisher":"Psychology Press Ltd","title":"A multimodal investigation of emotional responding in alexithymia","type":"article-journal","volume":"18"}}],"schema":"https://github.com/citation-style-language/schema/raw/master/csl-citation.json"} </w:instrText>
      </w:r>
      <w:r w:rsidRPr="009622B7">
        <w:rPr>
          <w:color w:val="000000" w:themeColor="text1"/>
        </w:rPr>
        <w:fldChar w:fldCharType="separate"/>
      </w:r>
      <w:r w:rsidR="009A6BB2" w:rsidRPr="009A6BB2">
        <w:rPr>
          <w:rFonts w:ascii="Times New Roman" w:eastAsia="Times New Roman" w:cs="Times New Roman"/>
          <w:color w:val="000000"/>
        </w:rPr>
        <w:t>(Luminet, Rimé, Bagby, &amp; Taylor, 2004; Vanman, Dawson, &amp; Brennan, 1998)</w:t>
      </w:r>
      <w:r w:rsidRPr="009622B7">
        <w:rPr>
          <w:color w:val="000000" w:themeColor="text1"/>
        </w:rPr>
        <w:fldChar w:fldCharType="end"/>
      </w:r>
      <w:r w:rsidRPr="009622B7">
        <w:rPr>
          <w:color w:val="000000" w:themeColor="text1"/>
        </w:rPr>
        <w:t xml:space="preserve">. In other words, people with alexithymia consistently rated stimuli as more neutral. </w:t>
      </w:r>
    </w:p>
    <w:p w14:paraId="67EFA3AD" w14:textId="53EEF582" w:rsidR="00FA127A" w:rsidRDefault="00FA127A" w:rsidP="00FA127A">
      <w:pPr>
        <w:rPr>
          <w:color w:val="000000" w:themeColor="text1"/>
        </w:rPr>
      </w:pPr>
      <w:r w:rsidRPr="009622B7">
        <w:rPr>
          <w:color w:val="000000" w:themeColor="text1"/>
        </w:rPr>
        <w:t>This study aimed to expand the limited literature on musical emotions and alexithymia through the neurocognitive lens of the theory of constructed emotion. Consistent with proposed deficits in emotional perception in alexithymia</w:t>
      </w:r>
      <w:ins w:id="105" w:author="Eric Vanman" w:date="2018-11-26T09:25:00Z">
        <w:r w:rsidR="005550AD">
          <w:rPr>
            <w:color w:val="000000" w:themeColor="text1"/>
          </w:rPr>
          <w:t>,</w:t>
        </w:r>
      </w:ins>
      <w:r w:rsidRPr="009622B7">
        <w:rPr>
          <w:color w:val="000000" w:themeColor="text1"/>
        </w:rPr>
        <w:t xml:space="preserve"> we expected people with alexithymia to apply fewer words to emotions in music. We further expected participants high in alexithymia to perceive musical valence and arousal as more neutral across five target emotions (happy, tender, sad, angry, fearful).</w:t>
      </w:r>
      <w:r w:rsidR="007E244A">
        <w:rPr>
          <w:color w:val="000000" w:themeColor="text1"/>
        </w:rPr>
        <w:t xml:space="preserve"> </w:t>
      </w:r>
    </w:p>
    <w:p w14:paraId="6F671B0E" w14:textId="77777777" w:rsidR="00FA127A" w:rsidRPr="009622B7" w:rsidRDefault="00FA127A" w:rsidP="00FA127A">
      <w:pPr>
        <w:pStyle w:val="Heading1"/>
        <w:adjustRightInd w:val="0"/>
        <w:rPr>
          <w:color w:val="000000" w:themeColor="text1"/>
        </w:rPr>
      </w:pPr>
      <w:r w:rsidRPr="009622B7">
        <w:rPr>
          <w:color w:val="000000" w:themeColor="text1"/>
        </w:rPr>
        <w:t>Method</w:t>
      </w:r>
    </w:p>
    <w:p w14:paraId="6185E7E9" w14:textId="77777777" w:rsidR="00FA127A" w:rsidRPr="009622B7" w:rsidRDefault="00FA127A" w:rsidP="00FA127A">
      <w:pPr>
        <w:pStyle w:val="Heading2"/>
        <w:adjustRightInd w:val="0"/>
        <w:rPr>
          <w:color w:val="000000" w:themeColor="text1"/>
        </w:rPr>
      </w:pPr>
      <w:bookmarkStart w:id="106" w:name="participants"/>
      <w:bookmarkEnd w:id="106"/>
      <w:r w:rsidRPr="009622B7">
        <w:rPr>
          <w:color w:val="000000" w:themeColor="text1"/>
        </w:rPr>
        <w:t>Participants</w:t>
      </w:r>
    </w:p>
    <w:p w14:paraId="691ED159" w14:textId="373FB1FE" w:rsidR="00FA127A" w:rsidRPr="009622B7" w:rsidRDefault="00FA127A" w:rsidP="00FA127A">
      <w:pPr>
        <w:adjustRightInd w:val="0"/>
        <w:rPr>
          <w:rFonts w:ascii="Times New Roman" w:eastAsia="Times New Roman" w:hAnsi="Times New Roman" w:cs="Times New Roman"/>
          <w:color w:val="000000" w:themeColor="text1"/>
          <w:lang w:val="en-AU"/>
        </w:rPr>
      </w:pPr>
      <w:r w:rsidRPr="009622B7">
        <w:rPr>
          <w:rFonts w:ascii="Times New Roman" w:hAnsi="Times New Roman" w:cs="Times New Roman"/>
          <w:color w:val="000000" w:themeColor="text1"/>
        </w:rPr>
        <w:t xml:space="preserve">One-hundred and </w:t>
      </w:r>
      <w:proofErr w:type="gramStart"/>
      <w:ins w:id="107" w:author="Joel Larwood" w:date="2018-11-27T13:31:00Z">
        <w:r w:rsidR="00167420">
          <w:rPr>
            <w:rFonts w:ascii="Times New Roman" w:hAnsi="Times New Roman" w:cs="Times New Roman"/>
            <w:color w:val="000000" w:themeColor="text1"/>
          </w:rPr>
          <w:t xml:space="preserve">sixty </w:t>
        </w:r>
      </w:ins>
      <w:commentRangeStart w:id="108"/>
      <w:r w:rsidRPr="009622B7">
        <w:rPr>
          <w:rFonts w:ascii="Times New Roman" w:hAnsi="Times New Roman" w:cs="Times New Roman"/>
          <w:color w:val="000000" w:themeColor="text1"/>
        </w:rPr>
        <w:t>two</w:t>
      </w:r>
      <w:commentRangeEnd w:id="108"/>
      <w:proofErr w:type="gramEnd"/>
      <w:r w:rsidR="008F2A69">
        <w:rPr>
          <w:rStyle w:val="CommentReference"/>
        </w:rPr>
        <w:commentReference w:id="108"/>
      </w:r>
      <w:r w:rsidRPr="009622B7">
        <w:rPr>
          <w:rFonts w:ascii="Times New Roman" w:hAnsi="Times New Roman" w:cs="Times New Roman"/>
          <w:color w:val="000000" w:themeColor="text1"/>
        </w:rPr>
        <w:t xml:space="preserve"> participants living in the United Kingdom were sampled from </w:t>
      </w:r>
      <w:r w:rsidRPr="009622B7">
        <w:rPr>
          <w:rFonts w:ascii="Times New Roman" w:hAnsi="Times New Roman" w:cs="Times New Roman"/>
          <w:i/>
          <w:color w:val="000000" w:themeColor="text1"/>
        </w:rPr>
        <w:t xml:space="preserve">Prolific </w:t>
      </w:r>
      <w:r w:rsidRPr="009622B7">
        <w:rPr>
          <w:rFonts w:ascii="Times New Roman" w:hAnsi="Times New Roman" w:cs="Times New Roman"/>
          <w:color w:val="000000" w:themeColor="text1"/>
        </w:rPr>
        <w:t xml:space="preserve">(http://prolifc.ac). Participants were aged 18 to 25 </w:t>
      </w:r>
      <w:ins w:id="109" w:author="Genevieve" w:date="2018-11-26T12:05:00Z">
        <w:r w:rsidR="00737384">
          <w:rPr>
            <w:rFonts w:ascii="Times New Roman" w:hAnsi="Times New Roman" w:cs="Times New Roman"/>
            <w:color w:val="000000" w:themeColor="text1"/>
          </w:rPr>
          <w:t xml:space="preserve">years </w:t>
        </w:r>
      </w:ins>
      <w:r w:rsidRPr="009622B7">
        <w:rPr>
          <w:rFonts w:ascii="Times New Roman" w:hAnsi="Times New Roman" w:cs="Times New Roman"/>
          <w:color w:val="000000" w:themeColor="text1"/>
        </w:rPr>
        <w:t>(</w:t>
      </w:r>
      <w:r w:rsidRPr="009622B7">
        <w:rPr>
          <w:rFonts w:ascii="Times New Roman" w:hAnsi="Times New Roman" w:cs="Times New Roman"/>
          <w:i/>
          <w:color w:val="000000" w:themeColor="text1"/>
        </w:rPr>
        <w:t>M</w:t>
      </w:r>
      <w:r w:rsidRPr="009622B7">
        <w:rPr>
          <w:rFonts w:ascii="Times New Roman" w:hAnsi="Times New Roman" w:cs="Times New Roman"/>
          <w:color w:val="000000" w:themeColor="text1"/>
        </w:rPr>
        <w:t xml:space="preserve"> = 21.52, </w:t>
      </w:r>
      <w:r w:rsidRPr="009622B7">
        <w:rPr>
          <w:rFonts w:ascii="Times New Roman" w:hAnsi="Times New Roman" w:cs="Times New Roman"/>
          <w:i/>
          <w:color w:val="000000" w:themeColor="text1"/>
        </w:rPr>
        <w:t>SD</w:t>
      </w:r>
      <w:r w:rsidRPr="009622B7">
        <w:rPr>
          <w:rFonts w:ascii="Times New Roman" w:hAnsi="Times New Roman" w:cs="Times New Roman"/>
          <w:color w:val="000000" w:themeColor="text1"/>
        </w:rPr>
        <w:t xml:space="preserve"> = 1.94) and 91 were female. </w:t>
      </w:r>
      <w:r w:rsidRPr="00167420">
        <w:rPr>
          <w:rFonts w:ascii="Times New Roman" w:hAnsi="Times New Roman" w:cs="Times New Roman"/>
          <w:color w:val="000000" w:themeColor="text1"/>
        </w:rPr>
        <w:t>Participants</w:t>
      </w:r>
      <w:r w:rsidRPr="009622B7">
        <w:rPr>
          <w:rFonts w:ascii="Times New Roman" w:hAnsi="Times New Roman" w:cs="Times New Roman"/>
          <w:color w:val="000000" w:themeColor="text1"/>
        </w:rPr>
        <w:t xml:space="preserve"> were payed </w:t>
      </w:r>
      <w:r w:rsidRPr="009622B7">
        <w:rPr>
          <w:rFonts w:ascii="Times New Roman" w:eastAsia="Times New Roman" w:hAnsi="Times New Roman" w:cs="Times New Roman"/>
          <w:color w:val="000000" w:themeColor="text1"/>
          <w:shd w:val="clear" w:color="auto" w:fill="FFFFFF"/>
          <w:lang w:val="en-AU"/>
        </w:rPr>
        <w:t>£</w:t>
      </w:r>
      <w:r w:rsidRPr="009622B7">
        <w:rPr>
          <w:rFonts w:ascii="Times New Roman" w:hAnsi="Times New Roman" w:cs="Times New Roman"/>
          <w:color w:val="000000" w:themeColor="text1"/>
        </w:rPr>
        <w:t xml:space="preserve">1.25 for their participation (15 minutes at </w:t>
      </w:r>
      <w:r w:rsidRPr="009622B7">
        <w:rPr>
          <w:rFonts w:ascii="Times New Roman" w:hAnsi="Times New Roman" w:cs="Times New Roman"/>
          <w:color w:val="000000" w:themeColor="text1"/>
          <w:lang w:val="en-AU"/>
        </w:rPr>
        <w:t>£</w:t>
      </w:r>
      <w:r w:rsidRPr="009622B7">
        <w:rPr>
          <w:rFonts w:ascii="Times New Roman" w:hAnsi="Times New Roman" w:cs="Times New Roman"/>
          <w:color w:val="000000" w:themeColor="text1"/>
        </w:rPr>
        <w:t xml:space="preserve">5 an </w:t>
      </w:r>
      <w:commentRangeStart w:id="110"/>
      <w:r w:rsidRPr="009622B7">
        <w:rPr>
          <w:rFonts w:ascii="Times New Roman" w:hAnsi="Times New Roman" w:cs="Times New Roman"/>
          <w:color w:val="000000" w:themeColor="text1"/>
        </w:rPr>
        <w:t>hour</w:t>
      </w:r>
      <w:commentRangeEnd w:id="110"/>
      <w:r w:rsidR="00737384">
        <w:rPr>
          <w:rStyle w:val="CommentReference"/>
        </w:rPr>
        <w:commentReference w:id="110"/>
      </w:r>
      <w:r w:rsidRPr="009622B7">
        <w:rPr>
          <w:rFonts w:ascii="Times New Roman" w:hAnsi="Times New Roman" w:cs="Times New Roman"/>
          <w:color w:val="000000" w:themeColor="text1"/>
        </w:rPr>
        <w:t>)</w:t>
      </w:r>
      <w:ins w:id="111" w:author="Joel Larwood" w:date="2018-11-27T13:34:00Z">
        <w:r w:rsidR="00167420">
          <w:rPr>
            <w:rFonts w:ascii="Times New Roman" w:hAnsi="Times New Roman" w:cs="Times New Roman"/>
            <w:color w:val="000000" w:themeColor="text1"/>
          </w:rPr>
          <w:t xml:space="preserve"> and the study was </w:t>
        </w:r>
      </w:ins>
      <w:ins w:id="112" w:author="Joel Larwood" w:date="2018-11-27T13:35:00Z">
        <w:r w:rsidR="00167420">
          <w:rPr>
            <w:rFonts w:ascii="Times New Roman" w:hAnsi="Times New Roman" w:cs="Times New Roman"/>
            <w:color w:val="000000" w:themeColor="text1"/>
          </w:rPr>
          <w:t>advertised as ‘exploring music and emotions’</w:t>
        </w:r>
      </w:ins>
      <w:r w:rsidRPr="009622B7">
        <w:rPr>
          <w:rFonts w:ascii="Times New Roman" w:hAnsi="Times New Roman" w:cs="Times New Roman"/>
          <w:color w:val="000000" w:themeColor="text1"/>
        </w:rPr>
        <w:t>.</w:t>
      </w:r>
    </w:p>
    <w:p w14:paraId="5E523F43" w14:textId="77777777" w:rsidR="00FA127A" w:rsidRPr="009622B7" w:rsidRDefault="00FA127A" w:rsidP="00FA127A">
      <w:pPr>
        <w:pStyle w:val="Heading2"/>
        <w:adjustRightInd w:val="0"/>
        <w:rPr>
          <w:color w:val="000000" w:themeColor="text1"/>
        </w:rPr>
      </w:pPr>
      <w:bookmarkStart w:id="113" w:name="stimuli-and-measures"/>
      <w:bookmarkEnd w:id="113"/>
      <w:r w:rsidRPr="009622B7">
        <w:rPr>
          <w:color w:val="000000" w:themeColor="text1"/>
        </w:rPr>
        <w:t>Stimuli and Measures</w:t>
      </w:r>
    </w:p>
    <w:p w14:paraId="1451D7D1" w14:textId="31FF8307" w:rsidR="00FA127A" w:rsidRPr="009622B7" w:rsidRDefault="00FA127A" w:rsidP="00FA127A">
      <w:pPr>
        <w:rPr>
          <w:color w:val="000000" w:themeColor="text1"/>
        </w:rPr>
      </w:pPr>
      <w:r w:rsidRPr="009622B7">
        <w:rPr>
          <w:b/>
          <w:color w:val="000000" w:themeColor="text1"/>
        </w:rPr>
        <w:t xml:space="preserve">Musical Emotion Concepts. </w:t>
      </w:r>
      <w:r w:rsidRPr="009622B7">
        <w:rPr>
          <w:color w:val="000000" w:themeColor="text1"/>
        </w:rPr>
        <w:t>In a text box</w:t>
      </w:r>
      <w:ins w:id="114" w:author="Eric Vanman" w:date="2018-11-26T09:25:00Z">
        <w:r w:rsidR="005550AD">
          <w:rPr>
            <w:color w:val="000000" w:themeColor="text1"/>
          </w:rPr>
          <w:t>,</w:t>
        </w:r>
      </w:ins>
      <w:r w:rsidRPr="009622B7">
        <w:rPr>
          <w:color w:val="000000" w:themeColor="text1"/>
        </w:rPr>
        <w:t xml:space="preserve"> participants freely responded to the following prompt “In this box please write as many emotions as </w:t>
      </w:r>
      <w:del w:id="115" w:author="Eric Vanman" w:date="2018-11-26T09:26:00Z">
        <w:r w:rsidRPr="009622B7" w:rsidDel="005550AD">
          <w:rPr>
            <w:color w:val="000000" w:themeColor="text1"/>
          </w:rPr>
          <w:delText xml:space="preserve">toy </w:delText>
        </w:r>
      </w:del>
      <w:ins w:id="116" w:author="Eric Vanman" w:date="2018-11-26T09:26:00Z">
        <w:r w:rsidR="005550AD">
          <w:rPr>
            <w:color w:val="000000" w:themeColor="text1"/>
          </w:rPr>
          <w:t>you</w:t>
        </w:r>
        <w:r w:rsidR="005550AD" w:rsidRPr="009622B7">
          <w:rPr>
            <w:color w:val="000000" w:themeColor="text1"/>
          </w:rPr>
          <w:t xml:space="preserve"> </w:t>
        </w:r>
      </w:ins>
      <w:r w:rsidRPr="009622B7">
        <w:rPr>
          <w:color w:val="000000" w:themeColor="text1"/>
        </w:rPr>
        <w:t xml:space="preserve">can think of that are expressed in music”. </w:t>
      </w:r>
      <w:del w:id="117" w:author="Joel Larwood" w:date="2018-11-27T13:36:00Z">
        <w:r w:rsidR="009A6BB2" w:rsidDel="00167420">
          <w:rPr>
            <w:color w:val="000000" w:themeColor="text1"/>
          </w:rPr>
          <w:delText xml:space="preserve">Linguistic Inquiry Word Count software </w:delText>
        </w:r>
        <w:r w:rsidR="009A6BB2" w:rsidDel="00167420">
          <w:rPr>
            <w:color w:val="000000" w:themeColor="text1"/>
          </w:rPr>
          <w:fldChar w:fldCharType="begin"/>
        </w:r>
        <w:r w:rsidR="0048747C" w:rsidDel="00167420">
          <w:rPr>
            <w:color w:val="000000" w:themeColor="text1"/>
          </w:rPr>
          <w:delInstrText xml:space="preserve"> ADDIN ZOTERO_ITEM CSL_CITATION {"citationID":"HMoVL5n9","properties":{"formattedCitation":"(Pennebaker, Boyd, Jordan, &amp; Blackburn, 2015)","plainCitation":"(Pennebaker, Boyd, Jordan, &amp; Blackburn, 2015)","noteIndex":0},"citationItems":[{"id":1058,"uris":["http://zotero.org/users/5195166/items/G9VFDMBF"],"uri":["http://zotero.org/users/5195166/items/G9VFDMBF"],"itemData":{"id":1058,"type":"book","title":"The Development and Psychometric Properties of LIWC2015","publisher":"University of Texas at Austin","publisher-place":"Austin, TX","source":"Zotero","event-place":"Austin, TX","author":[{"family":"Pennebaker","given":"James W"},{"family":"Boyd","given":"Ryan L"},{"family":"Jordan","given":"Kayla"},{"family":"Blackburn","given":"Kate"}],"issued":{"date-parts":[["2015"]]}}}],"schema":"https://github.com/citation-style-language/schema/raw/master/csl-citation.json"} </w:delInstrText>
        </w:r>
        <w:r w:rsidR="009A6BB2" w:rsidDel="00167420">
          <w:rPr>
            <w:color w:val="000000" w:themeColor="text1"/>
          </w:rPr>
          <w:fldChar w:fldCharType="separate"/>
        </w:r>
        <w:r w:rsidR="0048747C" w:rsidDel="00167420">
          <w:rPr>
            <w:noProof/>
            <w:color w:val="000000" w:themeColor="text1"/>
          </w:rPr>
          <w:delText>(Pennebaker, Boyd, Jordan, &amp; Blackburn, 2015)</w:delText>
        </w:r>
        <w:r w:rsidR="009A6BB2" w:rsidDel="00167420">
          <w:rPr>
            <w:color w:val="000000" w:themeColor="text1"/>
          </w:rPr>
          <w:fldChar w:fldCharType="end"/>
        </w:r>
        <w:r w:rsidR="0048747C" w:rsidDel="00167420">
          <w:rPr>
            <w:color w:val="000000" w:themeColor="text1"/>
          </w:rPr>
          <w:delText xml:space="preserve"> was then used to count the number of words listed and the proportion of positive and negative emotion words. The proportion of positive and negative words was then converted to a count of positive and negative emotion words that was summed to give the total number of emotion words. </w:delText>
        </w:r>
      </w:del>
    </w:p>
    <w:p w14:paraId="22D124AD" w14:textId="0BFC68D1" w:rsidR="00FA127A" w:rsidRPr="009622B7" w:rsidRDefault="00FA127A" w:rsidP="00FA127A">
      <w:pPr>
        <w:pStyle w:val="BodyText"/>
        <w:adjustRightInd w:val="0"/>
        <w:spacing w:after="0"/>
        <w:ind w:firstLine="720"/>
        <w:rPr>
          <w:color w:val="000000" w:themeColor="text1"/>
        </w:rPr>
      </w:pPr>
      <w:r w:rsidRPr="009622B7">
        <w:rPr>
          <w:b/>
          <w:color w:val="000000" w:themeColor="text1"/>
        </w:rPr>
        <w:lastRenderedPageBreak/>
        <w:t>Musical stimuli</w:t>
      </w:r>
      <w:bookmarkStart w:id="118" w:name="musical-stimuli"/>
      <w:bookmarkEnd w:id="118"/>
      <w:r w:rsidRPr="009622B7">
        <w:rPr>
          <w:b/>
          <w:color w:val="000000" w:themeColor="text1"/>
        </w:rPr>
        <w:t xml:space="preserve">. </w:t>
      </w:r>
      <w:r w:rsidRPr="009622B7">
        <w:rPr>
          <w:color w:val="000000" w:themeColor="text1"/>
        </w:rPr>
        <w:t xml:space="preserve">Ten pieces of music, representing five emotions (happiness, tenderness, anger, fear, and sadness) were taken from the film soundtrack list provided by Eerola and </w:t>
      </w:r>
      <w:proofErr w:type="spellStart"/>
      <w:r w:rsidRPr="009622B7">
        <w:rPr>
          <w:color w:val="000000" w:themeColor="text1"/>
        </w:rPr>
        <w:t>Vuoskoski</w:t>
      </w:r>
      <w:proofErr w:type="spellEnd"/>
      <w:r w:rsidRPr="009622B7">
        <w:rPr>
          <w:color w:val="000000" w:themeColor="text1"/>
        </w:rPr>
        <w:t xml:space="preserve"> (2011). All pieces were 15 seconds in </w:t>
      </w:r>
      <w:commentRangeStart w:id="119"/>
      <w:r w:rsidR="001718AF">
        <w:rPr>
          <w:color w:val="000000" w:themeColor="text1"/>
        </w:rPr>
        <w:t>duration</w:t>
      </w:r>
      <w:commentRangeEnd w:id="119"/>
      <w:r w:rsidR="00A70DCA">
        <w:rPr>
          <w:rStyle w:val="CommentReference"/>
        </w:rPr>
        <w:commentReference w:id="119"/>
      </w:r>
      <w:ins w:id="120" w:author="Joel Larwood" w:date="2018-11-27T13:36:00Z">
        <w:r w:rsidR="00167420">
          <w:rPr>
            <w:color w:val="000000" w:themeColor="text1"/>
          </w:rPr>
          <w:t xml:space="preserve"> and </w:t>
        </w:r>
        <w:bookmarkStart w:id="121" w:name="_GoBack"/>
        <w:bookmarkEnd w:id="121"/>
        <w:r w:rsidR="00167420">
          <w:rPr>
            <w:color w:val="000000" w:themeColor="text1"/>
          </w:rPr>
          <w:t>instrumental only</w:t>
        </w:r>
      </w:ins>
      <w:r w:rsidR="001718AF">
        <w:rPr>
          <w:color w:val="000000" w:themeColor="text1"/>
        </w:rPr>
        <w:t>.</w:t>
      </w:r>
    </w:p>
    <w:p w14:paraId="4C78B9B8" w14:textId="7A8144C8" w:rsidR="00FA127A" w:rsidRPr="009622B7" w:rsidRDefault="00FA127A" w:rsidP="00FA127A">
      <w:pPr>
        <w:pStyle w:val="BodyText"/>
        <w:adjustRightInd w:val="0"/>
        <w:spacing w:after="0"/>
        <w:ind w:firstLine="720"/>
        <w:rPr>
          <w:color w:val="000000" w:themeColor="text1"/>
        </w:rPr>
      </w:pPr>
      <w:r w:rsidRPr="009622B7">
        <w:rPr>
          <w:b/>
          <w:color w:val="000000" w:themeColor="text1"/>
        </w:rPr>
        <w:t>Perceived affect.</w:t>
      </w:r>
      <w:r w:rsidRPr="009622B7">
        <w:rPr>
          <w:color w:val="000000" w:themeColor="text1"/>
        </w:rPr>
        <w:t xml:space="preserve"> Participants were given the instruction to rate the emotion of the music on two semantic differential scales. </w:t>
      </w:r>
      <w:r w:rsidR="001718AF">
        <w:rPr>
          <w:color w:val="000000" w:themeColor="text1"/>
        </w:rPr>
        <w:t xml:space="preserve">The first scale measured valence and was measured from -3 (negative) to 3 (positive) and the second measured arousal from -3 (low energy) to 3 (high energy). </w:t>
      </w:r>
      <w:r w:rsidRPr="009622B7">
        <w:rPr>
          <w:color w:val="000000" w:themeColor="text1"/>
        </w:rPr>
        <w:t xml:space="preserve">The valence and arousal perceived for each target emotion was the average valence and arousal score for the two songs representing the given target. </w:t>
      </w:r>
    </w:p>
    <w:p w14:paraId="4E799C83" w14:textId="5D89DA19" w:rsidR="00FA127A" w:rsidRPr="009622B7" w:rsidRDefault="00FA127A" w:rsidP="00FA127A">
      <w:pPr>
        <w:pStyle w:val="BodyText"/>
        <w:adjustRightInd w:val="0"/>
        <w:spacing w:after="0"/>
        <w:ind w:firstLine="720"/>
        <w:rPr>
          <w:color w:val="000000" w:themeColor="text1"/>
        </w:rPr>
      </w:pPr>
      <w:r w:rsidRPr="009622B7">
        <w:rPr>
          <w:b/>
          <w:color w:val="000000" w:themeColor="text1"/>
        </w:rPr>
        <w:t>Alexithymia.</w:t>
      </w:r>
      <w:r w:rsidRPr="009622B7">
        <w:rPr>
          <w:color w:val="000000" w:themeColor="text1"/>
        </w:rPr>
        <w:t xml:space="preserve"> Alexithymia was measured using the 20-item Toronto Alexithymia Scale (TAS-20; </w:t>
      </w:r>
      <w:proofErr w:type="spellStart"/>
      <w:r w:rsidRPr="009622B7">
        <w:rPr>
          <w:color w:val="000000" w:themeColor="text1"/>
        </w:rPr>
        <w:t>Bagby</w:t>
      </w:r>
      <w:proofErr w:type="spellEnd"/>
      <w:r w:rsidRPr="009622B7">
        <w:rPr>
          <w:color w:val="000000" w:themeColor="text1"/>
        </w:rPr>
        <w:t xml:space="preserve">, Parker, &amp; Taylor, 1994). The TAS-20 is widely used to measure alexithymia and demonstrated good internal consistency in the current sample, </w:t>
      </w:r>
      <w:r w:rsidR="0048747C" w:rsidRPr="009622B7">
        <w:rPr>
          <w:color w:val="000000" w:themeColor="text1"/>
        </w:rPr>
        <w:t>Cronbach’s</w:t>
      </w:r>
      <w:r w:rsidRPr="009622B7">
        <w:rPr>
          <w:color w:val="000000" w:themeColor="text1"/>
        </w:rPr>
        <w:t xml:space="preserve"> alpha = .84.</w:t>
      </w:r>
    </w:p>
    <w:p w14:paraId="2A76312C" w14:textId="77777777" w:rsidR="00FA127A" w:rsidRPr="009622B7" w:rsidRDefault="00FA127A" w:rsidP="00FA127A">
      <w:pPr>
        <w:pStyle w:val="Heading2"/>
        <w:adjustRightInd w:val="0"/>
        <w:rPr>
          <w:color w:val="000000" w:themeColor="text1"/>
        </w:rPr>
      </w:pPr>
      <w:r w:rsidRPr="009622B7">
        <w:rPr>
          <w:color w:val="000000" w:themeColor="text1"/>
        </w:rPr>
        <w:t>Procedure</w:t>
      </w:r>
    </w:p>
    <w:p w14:paraId="6C1A5E8A" w14:textId="5545225C" w:rsidR="007B026D" w:rsidRPr="001718AF" w:rsidRDefault="00FA127A" w:rsidP="001718AF">
      <w:pPr>
        <w:pStyle w:val="BodyText"/>
        <w:adjustRightInd w:val="0"/>
        <w:spacing w:after="0"/>
        <w:ind w:firstLine="720"/>
        <w:rPr>
          <w:color w:val="000000" w:themeColor="text1"/>
        </w:rPr>
      </w:pPr>
      <w:r w:rsidRPr="009622B7">
        <w:rPr>
          <w:color w:val="000000" w:themeColor="text1"/>
        </w:rPr>
        <w:t xml:space="preserve">After providing consent participants were asked to complete the measure of musical emotion concepts, 60 seconds was allowed for this before the page automatically advanced. They were then given the instructions to listen to each musical clip and make a rating </w:t>
      </w:r>
      <w:r w:rsidR="001718AF">
        <w:rPr>
          <w:color w:val="000000" w:themeColor="text1"/>
        </w:rPr>
        <w:t>of</w:t>
      </w:r>
      <w:r w:rsidRPr="009622B7">
        <w:rPr>
          <w:color w:val="000000" w:themeColor="text1"/>
        </w:rPr>
        <w:t xml:space="preserve"> their perception of the </w:t>
      </w:r>
      <w:r w:rsidR="001718AF">
        <w:rPr>
          <w:color w:val="000000" w:themeColor="text1"/>
        </w:rPr>
        <w:t>affect</w:t>
      </w:r>
      <w:r w:rsidRPr="009622B7">
        <w:rPr>
          <w:color w:val="000000" w:themeColor="text1"/>
        </w:rPr>
        <w:t xml:space="preserve"> in the song</w:t>
      </w:r>
      <w:ins w:id="122" w:author="Genevieve" w:date="2018-11-26T12:19:00Z">
        <w:r w:rsidR="00587E76">
          <w:rPr>
            <w:color w:val="000000" w:themeColor="text1"/>
          </w:rPr>
          <w:t xml:space="preserve"> using </w:t>
        </w:r>
        <w:commentRangeStart w:id="123"/>
        <w:commentRangeStart w:id="124"/>
        <w:r w:rsidR="00587E76">
          <w:rPr>
            <w:color w:val="000000" w:themeColor="text1"/>
          </w:rPr>
          <w:t>sliders</w:t>
        </w:r>
        <w:commentRangeEnd w:id="123"/>
        <w:r w:rsidR="00B76C8D">
          <w:rPr>
            <w:rStyle w:val="CommentReference"/>
          </w:rPr>
          <w:commentReference w:id="123"/>
        </w:r>
      </w:ins>
      <w:commentRangeEnd w:id="124"/>
      <w:r w:rsidR="00167420">
        <w:rPr>
          <w:rStyle w:val="CommentReference"/>
        </w:rPr>
        <w:commentReference w:id="124"/>
      </w:r>
      <w:r w:rsidRPr="009622B7">
        <w:rPr>
          <w:color w:val="000000" w:themeColor="text1"/>
        </w:rPr>
        <w:t>. Participants then listened to all ten songs in a randomized order</w:t>
      </w:r>
      <w:ins w:id="125" w:author="Genevieve" w:date="2018-11-26T12:19:00Z">
        <w:r w:rsidR="00587E76">
          <w:rPr>
            <w:color w:val="000000" w:themeColor="text1"/>
          </w:rPr>
          <w:t>.</w:t>
        </w:r>
      </w:ins>
      <w:r w:rsidRPr="009622B7">
        <w:rPr>
          <w:color w:val="000000" w:themeColor="text1"/>
        </w:rPr>
        <w:t xml:space="preserve"> </w:t>
      </w:r>
      <w:del w:id="126" w:author="Genevieve" w:date="2018-11-26T12:19:00Z">
        <w:r w:rsidRPr="009622B7" w:rsidDel="00587E76">
          <w:rPr>
            <w:color w:val="000000" w:themeColor="text1"/>
          </w:rPr>
          <w:delText xml:space="preserve">before being presented with sliders to make ratings of valence and arousal. </w:delText>
        </w:r>
      </w:del>
      <w:r w:rsidRPr="009622B7">
        <w:rPr>
          <w:color w:val="000000" w:themeColor="text1"/>
        </w:rPr>
        <w:t>Participants then completed a battery of measures, including alexithymia and demographics</w:t>
      </w:r>
      <w:r w:rsidR="007B026D">
        <w:rPr>
          <w:color w:val="000000" w:themeColor="text1"/>
          <w:vertAlign w:val="superscript"/>
        </w:rPr>
        <w:t>1</w:t>
      </w:r>
      <w:r w:rsidRPr="009622B7">
        <w:rPr>
          <w:color w:val="000000" w:themeColor="text1"/>
        </w:rPr>
        <w:t>.</w:t>
      </w:r>
    </w:p>
    <w:p w14:paraId="78897E06" w14:textId="77777777" w:rsidR="00FA127A" w:rsidRDefault="00FA127A" w:rsidP="00FA127A">
      <w:pPr>
        <w:pStyle w:val="BodyText"/>
        <w:adjustRightInd w:val="0"/>
        <w:spacing w:after="0"/>
        <w:jc w:val="center"/>
        <w:rPr>
          <w:color w:val="000000" w:themeColor="text1"/>
        </w:rPr>
      </w:pPr>
      <w:r w:rsidRPr="009622B7">
        <w:rPr>
          <w:b/>
          <w:color w:val="000000" w:themeColor="text1"/>
        </w:rPr>
        <w:t>Results</w:t>
      </w:r>
      <w:r w:rsidRPr="009622B7">
        <w:rPr>
          <w:color w:val="000000" w:themeColor="text1"/>
        </w:rPr>
        <w:t xml:space="preserve">  </w:t>
      </w:r>
    </w:p>
    <w:p w14:paraId="4DB4AB1C" w14:textId="185797E4" w:rsidR="00FA127A" w:rsidRDefault="00FA127A" w:rsidP="00FA127A">
      <w:pPr>
        <w:pStyle w:val="BodyText"/>
        <w:adjustRightInd w:val="0"/>
        <w:spacing w:after="0"/>
        <w:rPr>
          <w:color w:val="000000" w:themeColor="text1"/>
        </w:rPr>
      </w:pPr>
      <w:r w:rsidRPr="009622B7">
        <w:rPr>
          <w:color w:val="000000" w:themeColor="text1"/>
        </w:rPr>
        <w:tab/>
      </w:r>
      <w:commentRangeStart w:id="127"/>
      <w:ins w:id="128" w:author="Joel Larwood" w:date="2018-11-27T13:42:00Z">
        <w:r w:rsidR="00667DBB">
          <w:rPr>
            <w:color w:val="000000" w:themeColor="text1"/>
          </w:rPr>
          <w:t xml:space="preserve">Linguistic Inquiry Word Count software </w:t>
        </w:r>
        <w:r w:rsidR="00667DBB">
          <w:rPr>
            <w:color w:val="000000" w:themeColor="text1"/>
          </w:rPr>
          <w:fldChar w:fldCharType="begin"/>
        </w:r>
        <w:r w:rsidR="00667DBB">
          <w:rPr>
            <w:color w:val="000000" w:themeColor="text1"/>
          </w:rPr>
          <w:instrText xml:space="preserve"> ADDIN ZOTERO_ITEM CSL_CITATION {"citationID":"HMoVL5n9","properties":{"formattedCitation":"(Pennebaker, Boyd, Jordan, &amp; Blackburn, 2015)","plainCitation":"(Pennebaker, Boyd, Jordan, &amp; Blackburn, 2015)","noteIndex":0},"citationItems":[{"id":1058,"uris":["http://zotero.org/users/5195166/items/G9VFDMBF"],"uri":["http://zotero.org/users/5195166/items/G9VFDMBF"],"itemData":{"id":1058,"type":"book","title":"The Development and Psychometric Properties of LIWC2015","publisher":"University of Texas at Austin","publisher-place":"Austin, TX","source":"Zotero","event-place":"Austin, TX","author":[{"family":"Pennebaker","given":"James W"},{"family":"Boyd","given":"Ryan L"},{"family":"Jordan","given":"Kayla"},{"family":"Blackburn","given":"Kate"}],"issued":{"date-parts":[["2015"]]}}}],"schema":"https://github.com/citation-style-language/schema/raw/master/csl-citation.json"} </w:instrText>
        </w:r>
        <w:r w:rsidR="00667DBB">
          <w:rPr>
            <w:color w:val="000000" w:themeColor="text1"/>
          </w:rPr>
          <w:fldChar w:fldCharType="separate"/>
        </w:r>
        <w:r w:rsidR="00667DBB">
          <w:rPr>
            <w:noProof/>
            <w:color w:val="000000" w:themeColor="text1"/>
          </w:rPr>
          <w:t>(Pennebaker, Boyd, Jordan, &amp; Blackburn, 2015)</w:t>
        </w:r>
        <w:r w:rsidR="00667DBB">
          <w:rPr>
            <w:color w:val="000000" w:themeColor="text1"/>
          </w:rPr>
          <w:fldChar w:fldCharType="end"/>
        </w:r>
        <w:r w:rsidR="00667DBB">
          <w:rPr>
            <w:color w:val="000000" w:themeColor="text1"/>
          </w:rPr>
          <w:t xml:space="preserve"> was then used to count the number of words listed and the proportion of positive and negative emotion words. The proportion of positive and negative words was then converted to a count of positive and negative emotion words that was summed to give the total number of emotion </w:t>
        </w:r>
        <w:r w:rsidR="00667DBB">
          <w:rPr>
            <w:color w:val="000000" w:themeColor="text1"/>
          </w:rPr>
          <w:lastRenderedPageBreak/>
          <w:t>words.</w:t>
        </w:r>
        <w:commentRangeEnd w:id="127"/>
        <w:r w:rsidR="00667DBB">
          <w:rPr>
            <w:rStyle w:val="CommentReference"/>
          </w:rPr>
          <w:commentReference w:id="127"/>
        </w:r>
        <w:r w:rsidR="00667DBB">
          <w:rPr>
            <w:color w:val="000000" w:themeColor="text1"/>
          </w:rPr>
          <w:t xml:space="preserve"> </w:t>
        </w:r>
      </w:ins>
      <w:ins w:id="129" w:author="Joel Larwood" w:date="2018-11-27T13:43:00Z">
        <w:r w:rsidR="00667DBB">
          <w:rPr>
            <w:color w:val="000000" w:themeColor="text1"/>
          </w:rPr>
          <w:t xml:space="preserve">The correlation between alexithymia </w:t>
        </w:r>
        <w:proofErr w:type="spellStart"/>
        <w:r w:rsidR="00667DBB">
          <w:rPr>
            <w:color w:val="000000" w:themeColor="text1"/>
          </w:rPr>
          <w:t>alexithymia</w:t>
        </w:r>
        <w:proofErr w:type="spellEnd"/>
        <w:r w:rsidR="00667DBB">
          <w:rPr>
            <w:color w:val="000000" w:themeColor="text1"/>
          </w:rPr>
          <w:t xml:space="preserve"> (</w:t>
        </w:r>
        <w:r w:rsidR="00667DBB">
          <w:rPr>
            <w:i/>
            <w:color w:val="000000" w:themeColor="text1"/>
          </w:rPr>
          <w:t>M =</w:t>
        </w:r>
        <w:r w:rsidR="00667DBB">
          <w:rPr>
            <w:color w:val="000000" w:themeColor="text1"/>
          </w:rPr>
          <w:t xml:space="preserve"> 54.31,</w:t>
        </w:r>
        <w:r w:rsidR="00667DBB">
          <w:rPr>
            <w:i/>
            <w:color w:val="000000" w:themeColor="text1"/>
          </w:rPr>
          <w:t xml:space="preserve"> SD =</w:t>
        </w:r>
        <w:r w:rsidR="00667DBB">
          <w:rPr>
            <w:color w:val="000000" w:themeColor="text1"/>
          </w:rPr>
          <w:t xml:space="preserve"> 11.91) </w:t>
        </w:r>
        <w:r w:rsidR="00667DBB">
          <w:rPr>
            <w:color w:val="000000" w:themeColor="text1"/>
          </w:rPr>
          <w:t>and total number of emotion words was then examined, with no</w:t>
        </w:r>
      </w:ins>
      <w:ins w:id="130" w:author="Joel Larwood" w:date="2018-11-27T13:44:00Z">
        <w:r w:rsidR="00667DBB">
          <w:rPr>
            <w:color w:val="000000" w:themeColor="text1"/>
          </w:rPr>
          <w:t xml:space="preserve"> relationship being found</w:t>
        </w:r>
      </w:ins>
      <w:del w:id="131" w:author="Joel Larwood" w:date="2018-11-27T13:43:00Z">
        <w:r w:rsidR="0048747C" w:rsidDel="00667DBB">
          <w:rPr>
            <w:color w:val="000000" w:themeColor="text1"/>
          </w:rPr>
          <w:delText xml:space="preserve">Alexithymia </w:delText>
        </w:r>
        <w:r w:rsidR="001718AF" w:rsidDel="00667DBB">
          <w:rPr>
            <w:color w:val="000000" w:themeColor="text1"/>
          </w:rPr>
          <w:delText>(</w:delText>
        </w:r>
        <w:r w:rsidR="001718AF" w:rsidDel="00667DBB">
          <w:rPr>
            <w:i/>
            <w:color w:val="000000" w:themeColor="text1"/>
          </w:rPr>
          <w:delText>M =</w:delText>
        </w:r>
        <w:r w:rsidR="001718AF" w:rsidDel="00667DBB">
          <w:rPr>
            <w:color w:val="000000" w:themeColor="text1"/>
          </w:rPr>
          <w:delText xml:space="preserve"> 54.31,</w:delText>
        </w:r>
        <w:r w:rsidR="001718AF" w:rsidDel="00667DBB">
          <w:rPr>
            <w:i/>
            <w:color w:val="000000" w:themeColor="text1"/>
          </w:rPr>
          <w:delText xml:space="preserve"> SD =</w:delText>
        </w:r>
        <w:r w:rsidR="001718AF" w:rsidDel="00667DBB">
          <w:rPr>
            <w:color w:val="000000" w:themeColor="text1"/>
          </w:rPr>
          <w:delText xml:space="preserve"> 11.91) </w:delText>
        </w:r>
      </w:del>
      <w:del w:id="132" w:author="Joel Larwood" w:date="2018-11-27T13:44:00Z">
        <w:r w:rsidR="0048747C" w:rsidRPr="001718AF" w:rsidDel="00667DBB">
          <w:rPr>
            <w:color w:val="000000" w:themeColor="text1"/>
          </w:rPr>
          <w:delText>did</w:delText>
        </w:r>
        <w:r w:rsidR="0048747C" w:rsidDel="00667DBB">
          <w:rPr>
            <w:color w:val="000000" w:themeColor="text1"/>
          </w:rPr>
          <w:delText xml:space="preserve"> not relate to the total number of emotion words listed</w:delText>
        </w:r>
      </w:del>
      <w:r w:rsidR="0048747C">
        <w:rPr>
          <w:color w:val="000000" w:themeColor="text1"/>
        </w:rPr>
        <w:t xml:space="preserve">, </w:t>
      </w:r>
      <w:r w:rsidR="0048747C">
        <w:rPr>
          <w:i/>
          <w:color w:val="000000" w:themeColor="text1"/>
        </w:rPr>
        <w:t xml:space="preserve">r </w:t>
      </w:r>
      <w:r w:rsidR="0048747C">
        <w:rPr>
          <w:color w:val="000000" w:themeColor="text1"/>
        </w:rPr>
        <w:t xml:space="preserve">= -.05, </w:t>
      </w:r>
      <w:r w:rsidR="0048747C">
        <w:rPr>
          <w:i/>
          <w:color w:val="000000" w:themeColor="text1"/>
        </w:rPr>
        <w:t>p</w:t>
      </w:r>
      <w:r w:rsidR="0048747C">
        <w:rPr>
          <w:color w:val="000000" w:themeColor="text1"/>
        </w:rPr>
        <w:t xml:space="preserve"> = .508</w:t>
      </w:r>
      <w:r w:rsidR="00191950">
        <w:rPr>
          <w:color w:val="000000" w:themeColor="text1"/>
        </w:rPr>
        <w:t>. In light of this</w:t>
      </w:r>
      <w:ins w:id="133" w:author="Eric Vanman" w:date="2018-11-26T09:27:00Z">
        <w:r w:rsidR="005550AD">
          <w:rPr>
            <w:color w:val="000000" w:themeColor="text1"/>
          </w:rPr>
          <w:t xml:space="preserve"> null result, </w:t>
        </w:r>
      </w:ins>
      <w:del w:id="134" w:author="Eric Vanman" w:date="2018-11-26T09:27:00Z">
        <w:r w:rsidR="00191950" w:rsidDel="005550AD">
          <w:rPr>
            <w:color w:val="000000" w:themeColor="text1"/>
          </w:rPr>
          <w:delText xml:space="preserve"> null </w:delText>
        </w:r>
      </w:del>
      <w:r w:rsidR="00191950">
        <w:rPr>
          <w:color w:val="000000" w:themeColor="text1"/>
        </w:rPr>
        <w:t>the correlation</w:t>
      </w:r>
      <w:ins w:id="135" w:author="Genevieve" w:date="2018-11-26T12:20:00Z">
        <w:r w:rsidR="00A361E2">
          <w:rPr>
            <w:color w:val="000000" w:themeColor="text1"/>
          </w:rPr>
          <w:t>s</w:t>
        </w:r>
      </w:ins>
      <w:r w:rsidR="00191950">
        <w:rPr>
          <w:color w:val="000000" w:themeColor="text1"/>
        </w:rPr>
        <w:t xml:space="preserve"> between positive and negative emotion words and alexithymia w</w:t>
      </w:r>
      <w:ins w:id="136" w:author="Genevieve" w:date="2018-11-26T12:20:00Z">
        <w:r w:rsidR="00A361E2">
          <w:rPr>
            <w:color w:val="000000" w:themeColor="text1"/>
          </w:rPr>
          <w:t>ere</w:t>
        </w:r>
      </w:ins>
      <w:del w:id="137" w:author="Genevieve" w:date="2018-11-26T12:20:00Z">
        <w:r w:rsidR="00191950" w:rsidDel="00A361E2">
          <w:rPr>
            <w:color w:val="000000" w:themeColor="text1"/>
          </w:rPr>
          <w:delText>as</w:delText>
        </w:r>
      </w:del>
      <w:r w:rsidR="00191950">
        <w:rPr>
          <w:color w:val="000000" w:themeColor="text1"/>
        </w:rPr>
        <w:t xml:space="preserve"> explored, also returning null results, </w:t>
      </w:r>
      <w:proofErr w:type="spellStart"/>
      <w:r w:rsidR="00191950">
        <w:rPr>
          <w:i/>
          <w:color w:val="000000" w:themeColor="text1"/>
        </w:rPr>
        <w:t>r</w:t>
      </w:r>
      <w:del w:id="138" w:author="Eric Vanman" w:date="2018-11-26T09:28:00Z">
        <w:r w:rsidR="00191950" w:rsidDel="005550AD">
          <w:rPr>
            <w:color w:val="000000" w:themeColor="text1"/>
          </w:rPr>
          <w:delText>’</w:delText>
        </w:r>
      </w:del>
      <w:r w:rsidR="00191950">
        <w:rPr>
          <w:color w:val="000000" w:themeColor="text1"/>
        </w:rPr>
        <w:t>s</w:t>
      </w:r>
      <w:proofErr w:type="spellEnd"/>
      <w:r w:rsidR="00191950">
        <w:rPr>
          <w:color w:val="000000" w:themeColor="text1"/>
        </w:rPr>
        <w:t xml:space="preserve"> &lt; -.13, </w:t>
      </w:r>
      <w:proofErr w:type="spellStart"/>
      <w:r w:rsidR="00191950">
        <w:rPr>
          <w:i/>
          <w:color w:val="000000" w:themeColor="text1"/>
        </w:rPr>
        <w:t>p</w:t>
      </w:r>
      <w:del w:id="139" w:author="Eric Vanman" w:date="2018-11-26T09:28:00Z">
        <w:r w:rsidR="00191950" w:rsidDel="005550AD">
          <w:rPr>
            <w:color w:val="000000" w:themeColor="text1"/>
          </w:rPr>
          <w:delText>’</w:delText>
        </w:r>
      </w:del>
      <w:r w:rsidR="00191950">
        <w:rPr>
          <w:color w:val="000000" w:themeColor="text1"/>
        </w:rPr>
        <w:t>s</w:t>
      </w:r>
      <w:proofErr w:type="spellEnd"/>
      <w:r w:rsidR="00191950">
        <w:rPr>
          <w:color w:val="000000" w:themeColor="text1"/>
        </w:rPr>
        <w:t xml:space="preserve"> &gt; .106. As significant values were not returned</w:t>
      </w:r>
      <w:ins w:id="140" w:author="Eric Vanman" w:date="2018-11-26T09:28:00Z">
        <w:r w:rsidR="005550AD">
          <w:rPr>
            <w:color w:val="000000" w:themeColor="text1"/>
          </w:rPr>
          <w:t>,</w:t>
        </w:r>
      </w:ins>
      <w:r w:rsidR="00191950">
        <w:rPr>
          <w:color w:val="000000" w:themeColor="text1"/>
        </w:rPr>
        <w:t xml:space="preserve"> exploratory tests of equivalence were undertaken using the two one-sided tests (TOST) method, whereby a significant results indicates a null-effect where the smallest effect size of interested is the correlation that the study had .8 power to find (± .228;</w:t>
      </w:r>
      <w:r w:rsidR="00191950">
        <w:rPr>
          <w:color w:val="000000" w:themeColor="text1"/>
        </w:rPr>
        <w:fldChar w:fldCharType="begin" w:fldLock="1"/>
      </w:r>
      <w:r w:rsidR="00191950">
        <w:rPr>
          <w:color w:val="000000" w:themeColor="text1"/>
        </w:rPr>
        <w:instrText xml:space="preserve"> ADDIN ZOTERO_ITEM CSL_CITATION {"citationID":"qeWtkafx","properties":{"formattedCitation":"(Lakens, 2017)","plainCitation":"(Lakens, 2017)","noteIndex":0},"citationItems":[{"id":"ANAqMNft/f2YhJYkB","uris":["http://www.mendeley.com/documents/?uuid=bc41847a-6242-3529-86d7-9a1962359e27"],"uri":["http://www.mendeley.com/documents/?uuid=bc41847a-6242-3529-86d7-9a1962359e27"],"itemData":{"DOI":"10.1177/1948550617697177","ISSN":"1948-5506","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inferences.","author":[{"dropping-particle":"","family":"Lakens","given":"Daniël","non-dropping-particle":"","parse-names":false,"suffix":""}],"container-title":"Social Psychological and Personality Science","id":"ITEM-1","issue":"4","issued":{"date-parts":[["2017","5","5"]]},"page":"355-362","publisher":"SAGE PublicationsSage CA: Los Angeles, CA","title":"Equivalence Tests","type":"article-journal","volume":"8"}}],"schema":"https://github.com/citation-style-language/schema/raw/master/csl-citation.json"} </w:instrText>
      </w:r>
      <w:r w:rsidR="00191950">
        <w:rPr>
          <w:color w:val="000000" w:themeColor="text1"/>
        </w:rPr>
        <w:fldChar w:fldCharType="separate"/>
      </w:r>
      <w:r w:rsidR="00191950">
        <w:rPr>
          <w:noProof/>
          <w:color w:val="000000" w:themeColor="text1"/>
        </w:rPr>
        <w:t xml:space="preserve"> Lakens, 2017)</w:t>
      </w:r>
      <w:r w:rsidR="00191950">
        <w:rPr>
          <w:color w:val="000000" w:themeColor="text1"/>
        </w:rPr>
        <w:fldChar w:fldCharType="end"/>
      </w:r>
      <w:r w:rsidR="00191950">
        <w:rPr>
          <w:color w:val="000000" w:themeColor="text1"/>
        </w:rPr>
        <w:t>.</w:t>
      </w:r>
      <w:r w:rsidR="007B026D">
        <w:rPr>
          <w:color w:val="000000" w:themeColor="text1"/>
        </w:rPr>
        <w:t xml:space="preserve"> </w:t>
      </w:r>
      <w:commentRangeStart w:id="141"/>
      <w:r w:rsidR="007B026D">
        <w:rPr>
          <w:color w:val="000000" w:themeColor="text1"/>
        </w:rPr>
        <w:t>In this case,</w:t>
      </w:r>
      <w:r w:rsidR="00191950">
        <w:rPr>
          <w:color w:val="000000" w:themeColor="text1"/>
        </w:rPr>
        <w:t xml:space="preserve"> </w:t>
      </w:r>
      <w:del w:id="142" w:author="Joel Larwood" w:date="2018-11-27T13:40:00Z">
        <w:r w:rsidR="00191950" w:rsidDel="00167420">
          <w:rPr>
            <w:color w:val="000000" w:themeColor="text1"/>
          </w:rPr>
          <w:delText xml:space="preserve">a </w:delText>
        </w:r>
      </w:del>
      <w:ins w:id="143" w:author="Joel Larwood" w:date="2018-11-27T13:39:00Z">
        <w:r w:rsidR="00167420">
          <w:rPr>
            <w:color w:val="000000" w:themeColor="text1"/>
          </w:rPr>
          <w:t xml:space="preserve">the relationship between alexithymia, </w:t>
        </w:r>
      </w:ins>
      <w:ins w:id="144" w:author="Joel Larwood" w:date="2018-11-27T13:40:00Z">
        <w:r w:rsidR="00167420">
          <w:rPr>
            <w:color w:val="000000" w:themeColor="text1"/>
          </w:rPr>
          <w:t xml:space="preserve">total </w:t>
        </w:r>
        <w:proofErr w:type="spellStart"/>
        <w:r w:rsidR="00167420">
          <w:rPr>
            <w:color w:val="000000" w:themeColor="text1"/>
          </w:rPr>
          <w:t>nuber</w:t>
        </w:r>
        <w:proofErr w:type="spellEnd"/>
        <w:r w:rsidR="00167420">
          <w:rPr>
            <w:color w:val="000000" w:themeColor="text1"/>
          </w:rPr>
          <w:t xml:space="preserve"> of emotion words and number of negative emotion words </w:t>
        </w:r>
      </w:ins>
      <w:ins w:id="145" w:author="Joel Larwood" w:date="2018-11-27T13:39:00Z">
        <w:r w:rsidR="00167420">
          <w:rPr>
            <w:color w:val="000000" w:themeColor="text1"/>
          </w:rPr>
          <w:t xml:space="preserve">was found to fall outside </w:t>
        </w:r>
      </w:ins>
      <w:ins w:id="146" w:author="Joel Larwood" w:date="2018-11-27T13:40:00Z">
        <w:r w:rsidR="00167420">
          <w:rPr>
            <w:color w:val="000000" w:themeColor="text1"/>
          </w:rPr>
          <w:t xml:space="preserve">the bounds of the smallest effect size of interest, </w:t>
        </w:r>
      </w:ins>
      <w:del w:id="147" w:author="Joel Larwood" w:date="2018-11-27T13:40:00Z">
        <w:r w:rsidR="00191950" w:rsidDel="00167420">
          <w:rPr>
            <w:color w:val="000000" w:themeColor="text1"/>
          </w:rPr>
          <w:delText>relationship</w:delText>
        </w:r>
        <w:r w:rsidR="00130681" w:rsidDel="00167420">
          <w:rPr>
            <w:color w:val="000000" w:themeColor="text1"/>
          </w:rPr>
          <w:delText xml:space="preserve"> outside the smallest effect size of interest</w:delText>
        </w:r>
        <w:r w:rsidR="00191950" w:rsidDel="00167420">
          <w:rPr>
            <w:color w:val="000000" w:themeColor="text1"/>
          </w:rPr>
          <w:delText xml:space="preserve"> was found for the correlation between alexithymia and total number of emotion words as well as </w:delText>
        </w:r>
        <w:r w:rsidR="00130681" w:rsidDel="00167420">
          <w:rPr>
            <w:color w:val="000000" w:themeColor="text1"/>
          </w:rPr>
          <w:delText>negative</w:delText>
        </w:r>
        <w:r w:rsidR="00191950" w:rsidDel="00167420">
          <w:rPr>
            <w:color w:val="000000" w:themeColor="text1"/>
          </w:rPr>
          <w:delText xml:space="preserve"> emotion words, </w:delText>
        </w:r>
      </w:del>
      <w:r w:rsidR="00191950">
        <w:rPr>
          <w:i/>
          <w:color w:val="000000" w:themeColor="text1"/>
        </w:rPr>
        <w:t>p</w:t>
      </w:r>
      <w:r w:rsidR="006D07C4">
        <w:rPr>
          <w:color w:val="000000" w:themeColor="text1"/>
        </w:rPr>
        <w:t>’s &lt; .011</w:t>
      </w:r>
      <w:r w:rsidR="00191950">
        <w:rPr>
          <w:color w:val="000000" w:themeColor="text1"/>
        </w:rPr>
        <w:t xml:space="preserve">. However, </w:t>
      </w:r>
      <w:ins w:id="148" w:author="Joel Larwood" w:date="2018-11-27T13:41:00Z">
        <w:r w:rsidR="00667DBB">
          <w:rPr>
            <w:color w:val="000000" w:themeColor="text1"/>
          </w:rPr>
          <w:t>the relationship between alexithymia and positive emotion words did not fall outside the bounds of the smallest effect size</w:t>
        </w:r>
      </w:ins>
      <w:ins w:id="149" w:author="Joel Larwood" w:date="2018-11-27T13:42:00Z">
        <w:r w:rsidR="00667DBB">
          <w:rPr>
            <w:color w:val="000000" w:themeColor="text1"/>
          </w:rPr>
          <w:t xml:space="preserve"> of interest</w:t>
        </w:r>
      </w:ins>
      <w:del w:id="150" w:author="Joel Larwood" w:date="2018-11-27T13:42:00Z">
        <w:r w:rsidR="00191950" w:rsidDel="00667DBB">
          <w:rPr>
            <w:color w:val="000000" w:themeColor="text1"/>
          </w:rPr>
          <w:delText xml:space="preserve">an </w:delText>
        </w:r>
      </w:del>
      <w:del w:id="151" w:author="Joel Larwood" w:date="2018-11-27T13:41:00Z">
        <w:r w:rsidR="00191950" w:rsidDel="00667DBB">
          <w:rPr>
            <w:color w:val="000000" w:themeColor="text1"/>
          </w:rPr>
          <w:delText>inconc</w:delText>
        </w:r>
        <w:r w:rsidR="007B026D" w:rsidDel="00667DBB">
          <w:rPr>
            <w:color w:val="000000" w:themeColor="text1"/>
          </w:rPr>
          <w:delText xml:space="preserve">lusive </w:delText>
        </w:r>
      </w:del>
      <w:del w:id="152" w:author="Joel Larwood" w:date="2018-11-27T13:42:00Z">
        <w:r w:rsidR="007B026D" w:rsidDel="00667DBB">
          <w:rPr>
            <w:color w:val="000000" w:themeColor="text1"/>
          </w:rPr>
          <w:delText>result</w:delText>
        </w:r>
        <w:r w:rsidR="00191950" w:rsidDel="00667DBB">
          <w:rPr>
            <w:color w:val="000000" w:themeColor="text1"/>
          </w:rPr>
          <w:delText xml:space="preserve"> was returned for the relationship between alexithymia and negative emotion words</w:delText>
        </w:r>
      </w:del>
      <w:r w:rsidR="00191950">
        <w:rPr>
          <w:color w:val="000000" w:themeColor="text1"/>
        </w:rPr>
        <w:t xml:space="preserve">, </w:t>
      </w:r>
      <w:r w:rsidR="00191950">
        <w:rPr>
          <w:i/>
          <w:color w:val="000000" w:themeColor="text1"/>
        </w:rPr>
        <w:t>p</w:t>
      </w:r>
      <w:r w:rsidR="00191950">
        <w:rPr>
          <w:color w:val="000000" w:themeColor="text1"/>
        </w:rPr>
        <w:t xml:space="preserve"> = .0</w:t>
      </w:r>
      <w:r w:rsidR="00130681">
        <w:rPr>
          <w:color w:val="000000" w:themeColor="text1"/>
        </w:rPr>
        <w:t>99</w:t>
      </w:r>
      <w:r w:rsidR="007B026D">
        <w:rPr>
          <w:color w:val="000000" w:themeColor="text1"/>
        </w:rPr>
        <w:t xml:space="preserve">. </w:t>
      </w:r>
      <w:commentRangeEnd w:id="141"/>
      <w:r w:rsidR="005550AD">
        <w:rPr>
          <w:rStyle w:val="CommentReference"/>
        </w:rPr>
        <w:commentReference w:id="141"/>
      </w:r>
    </w:p>
    <w:p w14:paraId="599BB0F2" w14:textId="0028DE8B" w:rsidR="00FA127A" w:rsidRDefault="00C37EA0" w:rsidP="00EB410C">
      <w:pPr>
        <w:pStyle w:val="BodyText"/>
        <w:adjustRightInd w:val="0"/>
        <w:spacing w:after="0"/>
        <w:rPr>
          <w:color w:val="000000" w:themeColor="text1"/>
        </w:rPr>
      </w:pPr>
      <w:r>
        <w:rPr>
          <w:color w:val="000000" w:themeColor="text1"/>
        </w:rPr>
        <w:tab/>
        <w:t xml:space="preserve">Two </w:t>
      </w:r>
      <w:r w:rsidR="00F41EE9">
        <w:rPr>
          <w:color w:val="000000" w:themeColor="text1"/>
        </w:rPr>
        <w:t xml:space="preserve">mixed general linear models with participant set as a random effect were conducted used the </w:t>
      </w:r>
      <w:r w:rsidR="00F41EE9" w:rsidRPr="00130681">
        <w:rPr>
          <w:i/>
          <w:color w:val="000000" w:themeColor="text1"/>
        </w:rPr>
        <w:t>lme4</w:t>
      </w:r>
      <w:r w:rsidR="00F41EE9">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{"citationID":"MyGwjByb","properties":{"formattedCitation":"(Bates, M\\uc0\\u228{}chler, Bolker, &amp; Walker, 2015, p. 4)","plainCitation":"(Bates, Mächler, Bolker, &amp; Walker, 2015, p. 4)","noteIndex":0},"citationItems":[{"id":1246,"uris":["http://zotero.org/users/5195166/items/UA3VL39S"],"uri":["http://zotero.org/users/5195166/items/UA3VL39S"],"itemData":{"id":1246,"type":"article-journal","title":"Fitting Linear Mixed-Effects Models Using lme4","container-title":"Journal of Statistical Software","page":"1–48","volume":"67","issue":"1","DOI":"10.18637/jss.v067.i01","author":[{"family":"Bates","given":"Douglas"},{"family":"Mächler","given":"Martin"},{"family":"Bolker","given":"Ben"},{"family":"Walker","given":"Steve"}],"issued":{"date-parts":[["2015"]]}},"locator":"4"}],"schema":"https://github.com/citation-style-language/schema/raw/master/csl-citation.json"} </w:instrText>
      </w:r>
      <w:r w:rsidR="00130681">
        <w:rPr>
          <w:color w:val="000000" w:themeColor="text1"/>
        </w:rPr>
        <w:fldChar w:fldCharType="separate"/>
      </w:r>
      <w:r w:rsidR="00130681" w:rsidRPr="00130681">
        <w:rPr>
          <w:rFonts w:ascii="Times New Roman" w:cs="Times New Roman"/>
          <w:color w:val="000000"/>
        </w:rPr>
        <w:t>(Bates, Mächler, Bolker, &amp; Walker, 2015)</w:t>
      </w:r>
      <w:r w:rsidR="00130681">
        <w:rPr>
          <w:color w:val="000000" w:themeColor="text1"/>
        </w:rPr>
        <w:fldChar w:fldCharType="end"/>
      </w:r>
      <w:r w:rsidR="00130681">
        <w:rPr>
          <w:color w:val="000000" w:themeColor="text1"/>
        </w:rPr>
        <w:t xml:space="preserve"> </w:t>
      </w:r>
      <w:r w:rsidR="00F41EE9">
        <w:rPr>
          <w:color w:val="000000" w:themeColor="text1"/>
        </w:rPr>
        <w:t xml:space="preserve">and </w:t>
      </w:r>
      <w:proofErr w:type="spellStart"/>
      <w:r w:rsidR="00F41EE9" w:rsidRPr="00130681">
        <w:rPr>
          <w:i/>
          <w:color w:val="000000" w:themeColor="text1"/>
        </w:rPr>
        <w:t>jtools</w:t>
      </w:r>
      <w:proofErr w:type="spellEnd"/>
      <w:r w:rsidR="00130681">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{"citationID":"7XtPIKWs","properties":{"formattedCitation":"(Long, 2018)","plainCitation":"(Long, 2018)","noteIndex":0},"citationItems":[{"id":1248,"uris":["http://zotero.org/users/5195166/items/6PXIAMQV"],"uri":["http://zotero.org/users/5195166/items/6PXIAMQV"],"itemData":{"id":1248,"type":"book","title":"jtools: Analysis and Presentation of Social Scientific Data","URL":"https://cran.r-project.org/package=jtools","author":[{"family":"Long","given":"Jacob A."}],"issued":{"date-parts":[["2018"]]}}}],"schema":"https://github.com/citation-style-language/schema/raw/master/csl-citation.json"} </w:instrText>
      </w:r>
      <w:r w:rsidR="00130681">
        <w:rPr>
          <w:color w:val="000000" w:themeColor="text1"/>
        </w:rPr>
        <w:fldChar w:fldCharType="separate"/>
      </w:r>
      <w:r w:rsidR="00130681">
        <w:rPr>
          <w:noProof/>
          <w:color w:val="000000" w:themeColor="text1"/>
        </w:rPr>
        <w:t>(Long, 2018)</w:t>
      </w:r>
      <w:r w:rsidR="00130681">
        <w:rPr>
          <w:color w:val="000000" w:themeColor="text1"/>
        </w:rPr>
        <w:fldChar w:fldCharType="end"/>
      </w:r>
      <w:r w:rsidR="00F41EE9">
        <w:rPr>
          <w:color w:val="000000" w:themeColor="text1"/>
        </w:rPr>
        <w:t xml:space="preserve"> packages in R</w:t>
      </w:r>
      <w:r w:rsidR="00130681">
        <w:rPr>
          <w:color w:val="000000" w:themeColor="text1"/>
        </w:rPr>
        <w:t xml:space="preserve"> </w:t>
      </w:r>
      <w:r w:rsidR="00130681">
        <w:rPr>
          <w:color w:val="000000" w:themeColor="text1"/>
        </w:rPr>
        <w:fldChar w:fldCharType="begin"/>
      </w:r>
      <w:r w:rsidR="00130681">
        <w:rPr>
          <w:color w:val="000000" w:themeColor="text1"/>
        </w:rPr>
        <w:instrText xml:space="preserve"> ADDIN ZOTERO_ITEM CSL_CITATION {"citationID":"86BMn1HJ","properties":{"formattedCitation":"(R Core Team, 2018)","plainCitation":"(R Core Team, 2018)","noteIndex":0},"citationItems":[{"id":1247,"uris":["http://zotero.org/users/5195166/items/VZLYME42"],"uri":["http://zotero.org/users/5195166/items/VZLYME42"],"itemData":{"id":1247,"type":"book","title":"R: A Language and Environment for Statistical Computing","publisher":"R Foundation for Statistical Computing","publisher-place":"Vienna, Austria","event-place":"Vienna, Austria","URL":"https://www.R-project.org/","author":[{"literal":"R Core Team"}],"issued":{"date-parts":[["2018"]]}}}],"schema":"https://github.com/citation-style-language/schema/raw/master/csl-citation.json"} </w:instrText>
      </w:r>
      <w:r w:rsidR="00130681">
        <w:rPr>
          <w:color w:val="000000" w:themeColor="text1"/>
        </w:rPr>
        <w:fldChar w:fldCharType="separate"/>
      </w:r>
      <w:r w:rsidR="00130681">
        <w:rPr>
          <w:noProof/>
          <w:color w:val="000000" w:themeColor="text1"/>
        </w:rPr>
        <w:t>(R Core Team, 2018)</w:t>
      </w:r>
      <w:r w:rsidR="00130681">
        <w:rPr>
          <w:color w:val="000000" w:themeColor="text1"/>
        </w:rPr>
        <w:fldChar w:fldCharType="end"/>
      </w:r>
      <w:r w:rsidR="00130681">
        <w:rPr>
          <w:color w:val="000000" w:themeColor="text1"/>
        </w:rPr>
        <w:t>.</w:t>
      </w:r>
      <w:r w:rsidR="0020110C">
        <w:rPr>
          <w:color w:val="000000" w:themeColor="text1"/>
        </w:rPr>
        <w:t xml:space="preserve"> Alexithymia and song </w:t>
      </w:r>
      <w:del w:id="153" w:author="Joel Larwood" w:date="2018-11-27T13:45:00Z">
        <w:r w:rsidR="0020110C" w:rsidDel="00667DBB">
          <w:rPr>
            <w:color w:val="000000" w:themeColor="text1"/>
          </w:rPr>
          <w:delText xml:space="preserve">category </w:delText>
        </w:r>
      </w:del>
      <w:ins w:id="154" w:author="Joel Larwood" w:date="2018-11-27T13:45:00Z">
        <w:r w:rsidR="00667DBB">
          <w:rPr>
            <w:color w:val="000000" w:themeColor="text1"/>
          </w:rPr>
          <w:t>target emotion</w:t>
        </w:r>
        <w:r w:rsidR="00667DBB">
          <w:rPr>
            <w:color w:val="000000" w:themeColor="text1"/>
          </w:rPr>
          <w:t xml:space="preserve"> </w:t>
        </w:r>
      </w:ins>
      <w:proofErr w:type="gramStart"/>
      <w:r w:rsidR="0020110C">
        <w:rPr>
          <w:color w:val="000000" w:themeColor="text1"/>
        </w:rPr>
        <w:t>were</w:t>
      </w:r>
      <w:proofErr w:type="gramEnd"/>
      <w:r w:rsidR="0020110C">
        <w:rPr>
          <w:color w:val="000000" w:themeColor="text1"/>
        </w:rPr>
        <w:t xml:space="preserve"> entered as predictors in the model and descriptive</w:t>
      </w:r>
      <w:ins w:id="155" w:author="Eric Vanman" w:date="2018-11-26T09:29:00Z">
        <w:r w:rsidR="005550AD">
          <w:rPr>
            <w:color w:val="000000" w:themeColor="text1"/>
          </w:rPr>
          <w:t xml:space="preserve"> statistic</w:t>
        </w:r>
      </w:ins>
      <w:r w:rsidR="0020110C">
        <w:rPr>
          <w:color w:val="000000" w:themeColor="text1"/>
        </w:rPr>
        <w:t>s</w:t>
      </w:r>
      <w:ins w:id="156" w:author="Eric Vanman" w:date="2018-11-26T09:29:00Z">
        <w:r w:rsidR="005550AD">
          <w:rPr>
            <w:color w:val="000000" w:themeColor="text1"/>
          </w:rPr>
          <w:t xml:space="preserve"> </w:t>
        </w:r>
      </w:ins>
      <w:del w:id="157" w:author="Eric Vanman" w:date="2018-11-26T09:29:00Z">
        <w:r w:rsidR="0020110C" w:rsidDel="005550AD">
          <w:rPr>
            <w:color w:val="000000" w:themeColor="text1"/>
          </w:rPr>
          <w:delText xml:space="preserve"> o</w:delText>
        </w:r>
      </w:del>
      <w:ins w:id="158" w:author="Eric Vanman" w:date="2018-11-26T09:29:00Z">
        <w:r w:rsidR="005550AD">
          <w:rPr>
            <w:color w:val="000000" w:themeColor="text1"/>
          </w:rPr>
          <w:t>for</w:t>
        </w:r>
      </w:ins>
      <w:del w:id="159" w:author="Eric Vanman" w:date="2018-11-26T09:29:00Z">
        <w:r w:rsidR="0020110C" w:rsidDel="005550AD">
          <w:rPr>
            <w:color w:val="000000" w:themeColor="text1"/>
          </w:rPr>
          <w:delText>f</w:delText>
        </w:r>
      </w:del>
      <w:r w:rsidR="0020110C">
        <w:rPr>
          <w:color w:val="000000" w:themeColor="text1"/>
        </w:rPr>
        <w:t xml:space="preserve"> </w:t>
      </w:r>
      <w:del w:id="160" w:author="Eric Vanman" w:date="2018-11-26T09:30:00Z">
        <w:r w:rsidR="0020110C" w:rsidDel="005550AD">
          <w:rPr>
            <w:color w:val="000000" w:themeColor="text1"/>
          </w:rPr>
          <w:delText xml:space="preserve">perceptions </w:delText>
        </w:r>
      </w:del>
      <w:ins w:id="161" w:author="Eric Vanman" w:date="2018-11-26T09:30:00Z">
        <w:r w:rsidR="005550AD">
          <w:rPr>
            <w:color w:val="000000" w:themeColor="text1"/>
          </w:rPr>
          <w:t xml:space="preserve">ratings </w:t>
        </w:r>
      </w:ins>
      <w:r w:rsidR="0020110C">
        <w:rPr>
          <w:color w:val="000000" w:themeColor="text1"/>
        </w:rPr>
        <w:t xml:space="preserve">of each song category can be seen in table 1. </w:t>
      </w:r>
      <w:del w:id="162" w:author="Eric Vanman" w:date="2018-11-26T09:46:00Z">
        <w:r w:rsidR="0020110C" w:rsidDel="00575825">
          <w:rPr>
            <w:color w:val="000000" w:themeColor="text1"/>
          </w:rPr>
          <w:delText xml:space="preserve"> </w:delText>
        </w:r>
        <w:r w:rsidR="00130681" w:rsidDel="00575825">
          <w:rPr>
            <w:color w:val="000000" w:themeColor="text1"/>
          </w:rPr>
          <w:delText xml:space="preserve"> </w:delText>
        </w:r>
      </w:del>
      <w:del w:id="163" w:author="Eric Vanman" w:date="2018-11-26T09:30:00Z">
        <w:r w:rsidR="00F41EE9" w:rsidDel="005550AD">
          <w:rPr>
            <w:color w:val="000000" w:themeColor="text1"/>
          </w:rPr>
          <w:delText xml:space="preserve">Perceptions </w:delText>
        </w:r>
      </w:del>
      <w:ins w:id="164" w:author="Eric Vanman" w:date="2018-11-26T09:30:00Z">
        <w:r w:rsidR="005550AD">
          <w:rPr>
            <w:color w:val="000000" w:themeColor="text1"/>
          </w:rPr>
          <w:t xml:space="preserve">Ratings </w:t>
        </w:r>
      </w:ins>
      <w:r w:rsidR="00F41EE9">
        <w:rPr>
          <w:color w:val="000000" w:themeColor="text1"/>
        </w:rPr>
        <w:t>of valence were assessed in the first model. As can be seen in figure 1</w:t>
      </w:r>
      <w:ins w:id="165" w:author="Genevieve" w:date="2018-11-26T15:49:00Z">
        <w:r w:rsidR="0056464B">
          <w:rPr>
            <w:color w:val="000000" w:themeColor="text1"/>
          </w:rPr>
          <w:t>,</w:t>
        </w:r>
      </w:ins>
      <w:r w:rsidR="00F41EE9">
        <w:rPr>
          <w:color w:val="000000" w:themeColor="text1"/>
        </w:rPr>
        <w:t xml:space="preserve"> alexithymia scores </w:t>
      </w:r>
      <w:del w:id="166" w:author="Genevieve" w:date="2018-11-26T15:50:00Z">
        <w:r w:rsidR="00F41EE9" w:rsidDel="0056464B">
          <w:rPr>
            <w:color w:val="000000" w:themeColor="text1"/>
          </w:rPr>
          <w:delText xml:space="preserve">did not relate to perceptions </w:delText>
        </w:r>
      </w:del>
      <w:ins w:id="167" w:author="Genevieve" w:date="2018-11-26T15:50:00Z">
        <w:r w:rsidR="0056464B">
          <w:rPr>
            <w:color w:val="000000" w:themeColor="text1"/>
          </w:rPr>
          <w:t xml:space="preserve">were inconsistently related to </w:t>
        </w:r>
      </w:ins>
      <w:ins w:id="168" w:author="Eric Vanman" w:date="2018-11-26T09:30:00Z">
        <w:r w:rsidR="005550AD">
          <w:rPr>
            <w:color w:val="000000" w:themeColor="text1"/>
          </w:rPr>
          <w:t xml:space="preserve">ratings </w:t>
        </w:r>
      </w:ins>
      <w:r w:rsidR="00F41EE9">
        <w:rPr>
          <w:color w:val="000000" w:themeColor="text1"/>
        </w:rPr>
        <w:t xml:space="preserve">of valence </w:t>
      </w:r>
      <w:del w:id="169" w:author="Genevieve" w:date="2018-11-26T15:50:00Z">
        <w:r w:rsidR="00F41EE9" w:rsidDel="0056464B">
          <w:rPr>
            <w:color w:val="000000" w:themeColor="text1"/>
          </w:rPr>
          <w:delText xml:space="preserve">for all </w:delText>
        </w:r>
      </w:del>
      <w:ins w:id="170" w:author="Genevieve" w:date="2018-11-26T15:51:00Z">
        <w:r w:rsidR="0056464B">
          <w:rPr>
            <w:color w:val="000000" w:themeColor="text1"/>
          </w:rPr>
          <w:t xml:space="preserve">across </w:t>
        </w:r>
      </w:ins>
      <w:r w:rsidR="00F41EE9">
        <w:rPr>
          <w:color w:val="000000" w:themeColor="text1"/>
        </w:rPr>
        <w:t xml:space="preserve">stimuli. </w:t>
      </w:r>
      <w:ins w:id="171" w:author="Genevieve" w:date="2018-11-26T15:51:00Z">
        <w:r w:rsidR="0056464B">
          <w:rPr>
            <w:color w:val="000000" w:themeColor="text1"/>
          </w:rPr>
          <w:t xml:space="preserve">For negatively valenced music, </w:t>
        </w:r>
      </w:ins>
      <w:del w:id="172" w:author="Genevieve" w:date="2018-11-26T15:51:00Z">
        <w:r w:rsidR="00F41EE9" w:rsidDel="0056464B">
          <w:rPr>
            <w:color w:val="000000" w:themeColor="text1"/>
          </w:rPr>
          <w:delText>Rather</w:delText>
        </w:r>
      </w:del>
      <w:ins w:id="173" w:author="Eric Vanman" w:date="2018-11-26T09:30:00Z">
        <w:del w:id="174" w:author="Genevieve" w:date="2018-11-26T15:51:00Z">
          <w:r w:rsidR="005550AD" w:rsidDel="0056464B">
            <w:rPr>
              <w:color w:val="000000" w:themeColor="text1"/>
            </w:rPr>
            <w:delText>,</w:delText>
          </w:r>
        </w:del>
      </w:ins>
      <w:del w:id="175" w:author="Genevieve" w:date="2018-11-26T15:51:00Z">
        <w:r w:rsidR="00F41EE9" w:rsidDel="0056464B">
          <w:rPr>
            <w:color w:val="000000" w:themeColor="text1"/>
          </w:rPr>
          <w:delText xml:space="preserve"> </w:delText>
        </w:r>
      </w:del>
      <w:r w:rsidR="00F41EE9">
        <w:rPr>
          <w:color w:val="000000" w:themeColor="text1"/>
        </w:rPr>
        <w:t xml:space="preserve">alexithymia was related to more neutral perceptions of valence </w:t>
      </w:r>
      <w:del w:id="176" w:author="Genevieve" w:date="2018-11-26T15:51:00Z">
        <w:r w:rsidR="00F41EE9" w:rsidDel="0056464B">
          <w:rPr>
            <w:color w:val="000000" w:themeColor="text1"/>
          </w:rPr>
          <w:delText>for negatively valenced songs</w:delText>
        </w:r>
      </w:del>
      <w:ins w:id="177" w:author="Eric Vanman" w:date="2018-11-26T09:46:00Z">
        <w:del w:id="178" w:author="Genevieve" w:date="2018-11-26T15:51:00Z">
          <w:r w:rsidR="00575825" w:rsidDel="0056464B">
            <w:rPr>
              <w:color w:val="000000" w:themeColor="text1"/>
            </w:rPr>
            <w:delText xml:space="preserve"> </w:delText>
          </w:r>
        </w:del>
        <w:r w:rsidR="00575825">
          <w:rPr>
            <w:color w:val="000000" w:themeColor="text1"/>
          </w:rPr>
          <w:t>(</w:t>
        </w:r>
      </w:ins>
      <w:ins w:id="179" w:author="Eric Vanman" w:date="2018-11-26T09:47:00Z">
        <w:r w:rsidR="00575825">
          <w:rPr>
            <w:color w:val="000000" w:themeColor="text1"/>
          </w:rPr>
          <w:t xml:space="preserve">anger, </w:t>
        </w:r>
        <w:r w:rsidR="00575825">
          <w:rPr>
            <w:i/>
            <w:color w:val="000000" w:themeColor="text1"/>
          </w:rPr>
          <w:t>p</w:t>
        </w:r>
        <w:r w:rsidR="00575825">
          <w:rPr>
            <w:color w:val="000000" w:themeColor="text1"/>
          </w:rPr>
          <w:t xml:space="preserve"> =, sad, </w:t>
        </w:r>
        <w:r w:rsidR="00575825">
          <w:rPr>
            <w:i/>
            <w:color w:val="000000" w:themeColor="text1"/>
          </w:rPr>
          <w:t xml:space="preserve">p = … </w:t>
        </w:r>
      </w:ins>
      <w:ins w:id="180" w:author="Genevieve" w:date="2018-11-26T15:53:00Z">
        <w:r w:rsidR="0056464B">
          <w:rPr>
            <w:i/>
            <w:color w:val="000000" w:themeColor="text1"/>
          </w:rPr>
          <w:t xml:space="preserve">, </w:t>
        </w:r>
        <w:r w:rsidR="0056464B" w:rsidRPr="0056464B">
          <w:rPr>
            <w:color w:val="000000" w:themeColor="text1"/>
            <w:rPrChange w:id="181" w:author="Genevieve" w:date="2018-11-26T15:54:00Z">
              <w:rPr>
                <w:i/>
                <w:color w:val="000000" w:themeColor="text1"/>
              </w:rPr>
            </w:rPrChange>
          </w:rPr>
          <w:t>fearful</w:t>
        </w:r>
        <w:r w:rsidR="0056464B">
          <w:rPr>
            <w:i/>
            <w:color w:val="000000" w:themeColor="text1"/>
          </w:rPr>
          <w:t xml:space="preserve">, p =   </w:t>
        </w:r>
      </w:ins>
      <w:ins w:id="182" w:author="Eric Vanman" w:date="2018-11-26T09:47:00Z">
        <w:r w:rsidR="00575825">
          <w:rPr>
            <w:i/>
            <w:color w:val="000000" w:themeColor="text1"/>
          </w:rPr>
          <w:t>)</w:t>
        </w:r>
      </w:ins>
      <w:ins w:id="183" w:author="Eric Vanman" w:date="2018-11-26T09:30:00Z">
        <w:r w:rsidR="005550AD">
          <w:rPr>
            <w:color w:val="000000" w:themeColor="text1"/>
          </w:rPr>
          <w:t xml:space="preserve">, whereas </w:t>
        </w:r>
      </w:ins>
      <w:del w:id="184" w:author="Eric Vanman" w:date="2018-11-26T09:30:00Z">
        <w:r w:rsidR="00F41EE9" w:rsidDel="005550AD">
          <w:rPr>
            <w:color w:val="000000" w:themeColor="text1"/>
          </w:rPr>
          <w:delText xml:space="preserve"> while </w:delText>
        </w:r>
      </w:del>
      <w:r w:rsidR="00F41EE9">
        <w:rPr>
          <w:color w:val="000000" w:themeColor="text1"/>
        </w:rPr>
        <w:t xml:space="preserve">no relationship was found between alexithymia and positively </w:t>
      </w:r>
      <w:proofErr w:type="spellStart"/>
      <w:r w:rsidR="00F41EE9">
        <w:rPr>
          <w:color w:val="000000" w:themeColor="text1"/>
        </w:rPr>
        <w:t>valenced</w:t>
      </w:r>
      <w:del w:id="185" w:author="Genevieve" w:date="2018-11-26T15:51:00Z">
        <w:r w:rsidR="00F41EE9" w:rsidDel="0056464B">
          <w:rPr>
            <w:color w:val="000000" w:themeColor="text1"/>
          </w:rPr>
          <w:delText xml:space="preserve"> songs</w:delText>
        </w:r>
      </w:del>
      <w:ins w:id="186" w:author="Genevieve" w:date="2018-11-26T15:51:00Z">
        <w:r w:rsidR="0056464B">
          <w:rPr>
            <w:color w:val="000000" w:themeColor="text1"/>
          </w:rPr>
          <w:t>music</w:t>
        </w:r>
      </w:ins>
      <w:proofErr w:type="spellEnd"/>
      <w:r w:rsidR="00F41EE9">
        <w:rPr>
          <w:color w:val="000000" w:themeColor="text1"/>
        </w:rPr>
        <w:t xml:space="preserve">. Likewise, there was </w:t>
      </w:r>
      <w:del w:id="187" w:author="Genevieve" w:date="2018-11-26T15:53:00Z">
        <w:r w:rsidR="00F41EE9" w:rsidDel="0056464B">
          <w:rPr>
            <w:color w:val="000000" w:themeColor="text1"/>
          </w:rPr>
          <w:delText xml:space="preserve">no </w:delText>
        </w:r>
      </w:del>
      <w:ins w:id="188" w:author="Genevieve" w:date="2018-11-26T15:53:00Z">
        <w:r w:rsidR="0056464B">
          <w:rPr>
            <w:color w:val="000000" w:themeColor="text1"/>
          </w:rPr>
          <w:t xml:space="preserve">an inconsistent </w:t>
        </w:r>
      </w:ins>
      <w:del w:id="189" w:author="Genevieve" w:date="2018-11-26T15:53:00Z">
        <w:r w:rsidR="00F41EE9" w:rsidDel="0056464B">
          <w:rPr>
            <w:color w:val="000000" w:themeColor="text1"/>
          </w:rPr>
          <w:delText xml:space="preserve">overall </w:delText>
        </w:r>
      </w:del>
      <w:r w:rsidR="00F41EE9">
        <w:rPr>
          <w:color w:val="000000" w:themeColor="text1"/>
        </w:rPr>
        <w:t xml:space="preserve">relationship </w:t>
      </w:r>
      <w:ins w:id="190" w:author="Genevieve" w:date="2018-11-26T15:53:00Z">
        <w:r w:rsidR="0056464B">
          <w:rPr>
            <w:color w:val="000000" w:themeColor="text1"/>
          </w:rPr>
          <w:t xml:space="preserve">between </w:t>
        </w:r>
      </w:ins>
      <w:del w:id="191" w:author="Genevieve" w:date="2018-11-26T15:53:00Z">
        <w:r w:rsidR="00F41EE9" w:rsidDel="0056464B">
          <w:rPr>
            <w:color w:val="000000" w:themeColor="text1"/>
          </w:rPr>
          <w:delText xml:space="preserve">with </w:delText>
        </w:r>
      </w:del>
      <w:r w:rsidR="00F41EE9">
        <w:rPr>
          <w:color w:val="000000" w:themeColor="text1"/>
        </w:rPr>
        <w:t xml:space="preserve">alexithymia and perceptions of </w:t>
      </w:r>
      <w:commentRangeStart w:id="192"/>
      <w:r w:rsidR="00F41EE9">
        <w:rPr>
          <w:color w:val="000000" w:themeColor="text1"/>
        </w:rPr>
        <w:t>arousal</w:t>
      </w:r>
      <w:commentRangeEnd w:id="192"/>
      <w:r w:rsidR="00575825">
        <w:rPr>
          <w:rStyle w:val="CommentReference"/>
        </w:rPr>
        <w:commentReference w:id="192"/>
      </w:r>
      <w:ins w:id="193" w:author="Genevieve" w:date="2018-11-26T15:53:00Z">
        <w:r w:rsidR="0056464B">
          <w:rPr>
            <w:color w:val="000000" w:themeColor="text1"/>
          </w:rPr>
          <w:t xml:space="preserve"> across musical emotions</w:t>
        </w:r>
      </w:ins>
      <w:r w:rsidR="00F41EE9">
        <w:rPr>
          <w:color w:val="000000" w:themeColor="text1"/>
        </w:rPr>
        <w:t xml:space="preserve">. As shown in figure 2, alexithymia related to greater arousal perception for sad music and lower arousal perception for angry and fearful music with no relation found for happy and tender music. </w:t>
      </w:r>
      <w:r w:rsidR="00A603E7">
        <w:rPr>
          <w:color w:val="000000" w:themeColor="text1"/>
        </w:rPr>
        <w:t xml:space="preserve">Estimates for both models can be seen in Table </w:t>
      </w:r>
      <w:commentRangeStart w:id="194"/>
      <w:r w:rsidR="0020110C">
        <w:rPr>
          <w:color w:val="000000" w:themeColor="text1"/>
        </w:rPr>
        <w:t>2</w:t>
      </w:r>
      <w:commentRangeEnd w:id="194"/>
      <w:r w:rsidR="005550AD">
        <w:rPr>
          <w:rStyle w:val="CommentReference"/>
        </w:rPr>
        <w:commentReference w:id="194"/>
      </w:r>
      <w:r w:rsidR="00A603E7">
        <w:rPr>
          <w:color w:val="000000" w:themeColor="text1"/>
        </w:rPr>
        <w:t xml:space="preserve">. </w:t>
      </w:r>
    </w:p>
    <w:p w14:paraId="0F44F9DB" w14:textId="26546959" w:rsidR="007B026D" w:rsidRDefault="007B026D" w:rsidP="007B026D">
      <w:pPr>
        <w:tabs>
          <w:tab w:val="left" w:pos="4293"/>
        </w:tabs>
        <w:rPr>
          <w:color w:val="000000" w:themeColor="text1"/>
        </w:rPr>
      </w:pPr>
      <w:r>
        <w:rPr>
          <w:color w:val="000000" w:themeColor="text1"/>
        </w:rPr>
        <w:lastRenderedPageBreak/>
        <w:tab/>
      </w:r>
      <w:r>
        <w:rPr>
          <w:b/>
          <w:color w:val="000000" w:themeColor="text1"/>
        </w:rPr>
        <w:t xml:space="preserve">Discussion </w:t>
      </w:r>
      <w:r>
        <w:rPr>
          <w:color w:val="000000" w:themeColor="text1"/>
        </w:rPr>
        <w:t xml:space="preserve"> </w:t>
      </w:r>
    </w:p>
    <w:p w14:paraId="0F5A4165" w14:textId="37F47D83" w:rsidR="007B026D" w:rsidRPr="007B026D" w:rsidRDefault="007B026D" w:rsidP="003A6A06">
      <w:pPr>
        <w:tabs>
          <w:tab w:val="left" w:pos="4293"/>
        </w:tabs>
        <w:rPr>
          <w:color w:val="000000" w:themeColor="text1"/>
        </w:rPr>
      </w:pPr>
      <w:r>
        <w:rPr>
          <w:color w:val="000000" w:themeColor="text1"/>
        </w:rPr>
        <w:t xml:space="preserve">It has been argued that auditory features of music communicate affect with emotions being constructed around musical experiences and associations. Alexithymia has been </w:t>
      </w:r>
      <w:r w:rsidR="00EC4C87">
        <w:rPr>
          <w:color w:val="000000" w:themeColor="text1"/>
        </w:rPr>
        <w:t>related to</w:t>
      </w:r>
      <w:r>
        <w:rPr>
          <w:color w:val="000000" w:themeColor="text1"/>
        </w:rPr>
        <w:t xml:space="preserve"> </w:t>
      </w:r>
      <w:r w:rsidR="003A6A06">
        <w:rPr>
          <w:color w:val="000000" w:themeColor="text1"/>
        </w:rPr>
        <w:t xml:space="preserve">difficulties in emotion </w:t>
      </w:r>
      <w:r w:rsidR="00671C7D">
        <w:rPr>
          <w:color w:val="000000" w:themeColor="text1"/>
        </w:rPr>
        <w:t>conceptualization</w:t>
      </w:r>
      <w:r w:rsidR="003A6A06">
        <w:rPr>
          <w:color w:val="000000" w:themeColor="text1"/>
        </w:rPr>
        <w:t xml:space="preserve"> and affect perception</w:t>
      </w:r>
      <w:r>
        <w:rPr>
          <w:color w:val="000000" w:themeColor="text1"/>
        </w:rPr>
        <w:t>. Therefore</w:t>
      </w:r>
      <w:r w:rsidR="003A6A06">
        <w:rPr>
          <w:color w:val="000000" w:themeColor="text1"/>
        </w:rPr>
        <w:t>,</w:t>
      </w:r>
      <w:r>
        <w:rPr>
          <w:color w:val="000000" w:themeColor="text1"/>
        </w:rPr>
        <w:t xml:space="preserve"> this study </w:t>
      </w:r>
      <w:r w:rsidR="003A6A06">
        <w:rPr>
          <w:color w:val="000000" w:themeColor="text1"/>
        </w:rPr>
        <w:t>considered</w:t>
      </w:r>
      <w:r>
        <w:rPr>
          <w:color w:val="000000" w:themeColor="text1"/>
        </w:rPr>
        <w:t xml:space="preserve"> both general frequency of words for emotions </w:t>
      </w:r>
      <w:r w:rsidR="008A53EA">
        <w:rPr>
          <w:color w:val="000000" w:themeColor="text1"/>
        </w:rPr>
        <w:t>expressed</w:t>
      </w:r>
      <w:r>
        <w:rPr>
          <w:color w:val="000000" w:themeColor="text1"/>
        </w:rPr>
        <w:t xml:space="preserve"> in music and ratings of affect perceived in instrumental pieces of music. </w:t>
      </w:r>
    </w:p>
    <w:p w14:paraId="3777B7CE" w14:textId="46964E40" w:rsidR="00230344" w:rsidRDefault="00110D47" w:rsidP="00253DBD">
      <w:pPr>
        <w:pStyle w:val="Bibliography"/>
        <w:ind w:left="0" w:firstLine="720"/>
      </w:pPr>
      <w:r>
        <w:t xml:space="preserve">Contrary to our first </w:t>
      </w:r>
      <w:r w:rsidR="00EC4C87">
        <w:t>prediction</w:t>
      </w:r>
      <w:r>
        <w:t xml:space="preserve">, alexithymia was not related to </w:t>
      </w:r>
      <w:r w:rsidR="00A06AF6">
        <w:t xml:space="preserve">the total number of </w:t>
      </w:r>
      <w:r w:rsidR="00EC4C87">
        <w:t xml:space="preserve">words representing </w:t>
      </w:r>
      <w:r w:rsidR="00A06AF6">
        <w:t xml:space="preserve">emotion </w:t>
      </w:r>
      <w:r w:rsidR="005D1D72">
        <w:t>expressed</w:t>
      </w:r>
      <w:r w:rsidR="001652B8">
        <w:t xml:space="preserve"> in music</w:t>
      </w:r>
      <w:r w:rsidR="003768F3">
        <w:t xml:space="preserve"> </w:t>
      </w:r>
      <w:r w:rsidR="003768F3">
        <w:fldChar w:fldCharType="begin"/>
      </w:r>
      <w:r w:rsidR="00EC4C87">
        <w:instrText xml:space="preserve"> ADDIN ZOTERO_ITEM CSL_CITATION {"citationID":"jPgwQtGQ","properties":{"formattedCitation":"(Cespedes-Guevara &amp; Eerola, 2018)","plainCitation":"(Cespedes-Guevara &amp; Eerola, 2018)","noteIndex":0},"citationItems":[{"id":101,"uris":["http://zotero.org/users/5195166/items/CYJEQCLE"],"uri":["http://zotero.org/users/5195166/items/CYJEQCLE"],"itemData":{"id":101,"type":"article-journal","title":"Music Communicates Affects, Not Basic Emotions – A Constructionist Account of Attribution of Emotional Meanings to Music","container-title":"Frontiers in Psychology","page":"215","volume":"9","abstract":"Basic Emotion theory has had a tremendous influence on the affective sciences, including music psychology, where most researchers have assumed that music expressivity is constrained to a limited set of basic emotions. Several scholars suggested that these constrains to musical expressivity are explained by the existence of a shared acoustic code to the expression of emotions in music and speech prosody. In this article we advocate for a shift from this focus on basic emotions to a constructionist account. This approach proposes that the phenomenon of perception of emotions in music arises from the interaction of music's ability to express core affects and the influence of top-down and contextual information in the listener's mind. We start by reviewing the problems with the concept of Basic Emotions, and the inconsistent evidence that supports it. We also demonstrate how decades of developmental and cross-cultural research on music and emotional speech have failed to produce convincing findings to conclude that music expressivity is built upon a set of biologically pre-determined basic emotions. We then examine the cue-emotion consistencies between music and speech, and show how they support a parsimonious explanation, where musical expressivity is grounded on two dimensions of core affect (arousal and valence). Next, we explain how the fact that listeners reliably identify basic emotions in music does not arise from the existence of categorical boundaries in the stimuli, but from processes that facilitate categorical perception, such as using stereotyped stimuli and close-ended response formats, psychological processes of construction of mental prototypes, and contextual information. Finally, we outline our proposal of a constructionist account of perception of emotions in music, and spell out the ways in which this approach is able to make solve past conflicting findings. We conclude by providing explicit pointers about the methodological choices that will be vital to move beyond the popular Basic Emotion paradigm and start untangling the emergence of emotional experiences with music in the actual contexts in which they occur.","DOI":"10.3389/fpsyg.2018.00215","ISSN":"1664-1078","author":[{"family":"Cespedes-Guevara","given":"Julian"},{"family":"Eerola","given":"Tuomas"}],"issued":{"date-parts":[["2018",2]]}}}],"schema":"https://github.com/citation-style-language/schema/raw/master/csl-citation.json"} </w:instrText>
      </w:r>
      <w:r w:rsidR="003768F3">
        <w:fldChar w:fldCharType="separate"/>
      </w:r>
      <w:r w:rsidR="00EC4C87">
        <w:rPr>
          <w:noProof/>
        </w:rPr>
        <w:t>(Cespedes-Guevara &amp; Eerola, 2018)</w:t>
      </w:r>
      <w:r w:rsidR="003768F3">
        <w:fldChar w:fldCharType="end"/>
      </w:r>
      <w:r w:rsidR="001652B8">
        <w:t>. This is contrary to</w:t>
      </w:r>
      <w:r w:rsidR="0013303C">
        <w:t xml:space="preserve"> past findings where participants high in alexithymia use fewer emotion words to</w:t>
      </w:r>
      <w:r w:rsidR="002923E2">
        <w:t xml:space="preserve"> describe their own</w:t>
      </w:r>
      <w:r w:rsidR="00C24C77">
        <w:t xml:space="preserve"> aut</w:t>
      </w:r>
      <w:r w:rsidR="001E35CF">
        <w:t>obiographical</w:t>
      </w:r>
      <w:r w:rsidR="002923E2">
        <w:t xml:space="preserve"> emotional experiences</w:t>
      </w:r>
      <w:r w:rsidR="002D1E9C">
        <w:t xml:space="preserve"> </w:t>
      </w:r>
      <w:r w:rsidR="002D1E9C">
        <w:fldChar w:fldCharType="begin"/>
      </w:r>
      <w:r w:rsidR="00C24C77">
        <w:instrText xml:space="preserve"> ADDIN ZOTERO_ITEM CSL_CITATION {"citationID":"5kFC54Fe","properties":{"formattedCitation":"(Wagner &amp; Lee, 2008; Wotschack &amp; Klann-Delius, 2013)","plainCitation":"(Wagner &amp; Lee, 2008; Wotschack &amp; Klann-Delius, 2013)","noteIndex":0},"citationItems":[{"id":1064,"uris":["http://zotero.org/users/5195166/items/VVZ65AYK"],"uri":["http://zotero.org/users/5195166/items/VVZ65AYK"],"itemData":{"id":1064,"type":"article-journal","title":"Alexithymia and individual differences in emotional expression","container-title":"Journal of Research in Personality","page":"83-95","volume":"42","issue":"1","source":"ScienceDirect","abstract":"Two studies examined verbal and nonverbal expression in relation to facets of alexithymia. Participants were videotaped while they talked about negative and positive events that had happened to them. Persons high in difficulty identifying feelings were less emotionally expressive, nonverbally, of positive emotion during a positive talk, and of negative emotion during a negative talk. Other facets of alexithymia were not independently related to expressiveness. Verbal expressiveness was not independently related to any facet of alexithymia. Study 2 showed that these relationships were independent of whether the participant was alone or with another. The implications for the understanding of the nature of the deficit in alexithymia, and of the effects of disclosure are discussed.","DOI":"10.1016/j.jrp.2007.04.001","ISSN":"0092-6566","journalAbbreviation":"Journal of Research in Personality","author":[{"family":"Wagner","given":"Hugh"},{"family":"Lee","given":"Victoria"}],"issued":{"date-parts":[["2008",2,1]]}}},{"id":512,"uris":["http://zotero.org/users/5195166/items/NR26JVD8"],"uri":["http://zotero.org/users/5195166/items/NR26JVD8"],"itemData":{"id":512,"type":"article-journal","title":"Alexithymia and the conceptualization of emotions: A study of language use and semantic knowledge","container-title":"Journal of Research in Personality","page":"514–523","volume":"47","abstract":"a b s t r a c t A marked difficulty in verbalizing emotions is considered a core characteristic of the personality trait of alexithymia. In a study with 52 low-and 50 high-alexithymic, healthy subjects, covering a wide age range, semi-standardized interviews covering emotional topics and explicitly addressing the concept level of emotion were conducted. High-alexithymic subjects produced fewer different types of emotions words and fewer synonyms for a target emotion than low-alexithymics indicating that the diversity of the semantic space of emotion words is reduced in alexithymia. Interestingly, compared to low-alexithy-mics high-alexithymic subjects reported fewer symptomatic, physiological-expressive terms to describe emotions. This result suggests that experiential aspects of the proposed emotion schemata in alexithy-mics are less differentiated, supporting the idea of a difficulty in emotion conceptualization.","DOI":"10.1016/j.jrp.2013.01.011","author":[{"family":"Wotschack","given":"Christiane"},{"family":"Klann-Delius","given":"Gisela"}],"issued":{"date-parts":[["2013"]]}}}],"schema":"https://github.com/citation-style-language/schema/raw/master/csl-citation.json"} </w:instrText>
      </w:r>
      <w:r w:rsidR="002D1E9C">
        <w:fldChar w:fldCharType="separate"/>
      </w:r>
      <w:r w:rsidR="00C24C77">
        <w:rPr>
          <w:noProof/>
        </w:rPr>
        <w:t>(Wagner &amp; Lee, 2008; Wotschack &amp; Klann-Delius, 2013)</w:t>
      </w:r>
      <w:r w:rsidR="002D1E9C">
        <w:fldChar w:fldCharType="end"/>
      </w:r>
      <w:r w:rsidR="001652B8">
        <w:t xml:space="preserve">. </w:t>
      </w:r>
      <w:r w:rsidR="00AD4E83">
        <w:t xml:space="preserve">However, the lack of correlation </w:t>
      </w:r>
      <w:r w:rsidR="00230344">
        <w:t>found in</w:t>
      </w:r>
      <w:r w:rsidR="00EC4C87">
        <w:t xml:space="preserve"> this</w:t>
      </w:r>
      <w:r w:rsidR="00230344">
        <w:t xml:space="preserve"> study regarding emotions </w:t>
      </w:r>
      <w:r w:rsidR="005D1D72">
        <w:t>expressed in</w:t>
      </w:r>
      <w:r w:rsidR="00230344">
        <w:t xml:space="preserve"> music </w:t>
      </w:r>
      <w:r w:rsidR="00AD4E83">
        <w:t xml:space="preserve">is consistent with </w:t>
      </w:r>
      <w:proofErr w:type="spellStart"/>
      <w:r w:rsidR="00A06AF6">
        <w:t>Luminet</w:t>
      </w:r>
      <w:proofErr w:type="spellEnd"/>
      <w:r w:rsidR="00A06AF6">
        <w:t xml:space="preserve"> </w:t>
      </w:r>
      <w:r w:rsidR="00A06AF6" w:rsidRPr="005550AD">
        <w:rPr>
          <w:rPrChange w:id="195" w:author="Eric Vanman" w:date="2018-11-26T09:32:00Z">
            <w:rPr>
              <w:i/>
            </w:rPr>
          </w:rPrChange>
        </w:rPr>
        <w:t>et al</w:t>
      </w:r>
      <w:r w:rsidR="00A06AF6" w:rsidRPr="005550AD">
        <w:t>.</w:t>
      </w:r>
      <w:r w:rsidR="00A06AF6">
        <w:t xml:space="preserve"> (2004)</w:t>
      </w:r>
      <w:ins w:id="196" w:author="Eric Vanman" w:date="2018-11-26T09:32:00Z">
        <w:r w:rsidR="005550AD">
          <w:t>,</w:t>
        </w:r>
      </w:ins>
      <w:r w:rsidR="00A06AF6">
        <w:t xml:space="preserve"> </w:t>
      </w:r>
      <w:r w:rsidR="006531E2">
        <w:t xml:space="preserve">who found no relationship between alexithymia and the description of which part of a movie was most emotional for them. </w:t>
      </w:r>
      <w:r w:rsidR="005D1D72">
        <w:t xml:space="preserve">In both </w:t>
      </w:r>
      <w:r w:rsidR="00EE7285">
        <w:t>cases,</w:t>
      </w:r>
      <w:r w:rsidR="005D1D72">
        <w:t xml:space="preserve"> it is possible for participants to be aware of emotions being present in a</w:t>
      </w:r>
      <w:r w:rsidR="00EC4C87">
        <w:t xml:space="preserve"> given</w:t>
      </w:r>
      <w:r w:rsidR="005D1D72">
        <w:t xml:space="preserve"> medium and apply an emotion word without accurate perception having taken place. This is particularly possible as music and film are often spoken about in emotional terms, and are often used in conjunction for emotional effect</w:t>
      </w:r>
      <w:r w:rsidR="00EC4C87">
        <w:t xml:space="preserve"> </w:t>
      </w:r>
      <w:r w:rsidR="00EC4C87">
        <w:fldChar w:fldCharType="begin"/>
      </w:r>
      <w:r w:rsidR="00EC4C87">
        <w:instrText xml:space="preserve"> ADDIN ZOTERO_ITEM CSL_CITATION {"citationID":"0ucYYgnv","properties":{"formattedCitation":"(Cohen, 2010)","plainCitation":"(Cohen, 2010)","noteIndex":0},"citationItems":[{"id":57,"uris":["http://zotero.org/users/5195166/items/LI8A42R6"],"uri":["http://zotero.org/users/5195166/items/LI8A42R6"],"itemData":{"id":57,"type":"chapter","title":"Music as a source of emotion in film","container-title":"Handbook of Music and Emotion: Theory, Research, Applications","publisher-place":"Oxford, UK","page":"975","event-place":"Oxford, UK","author":[{"family":"Cohen","given":"A.J."}],"editor":[{"family":"Juslin","given":"P.N."},{"family":"Sloboda","given":"J.A."}],"issued":{"date-parts":[["2010"]]}}}],"schema":"https://github.com/citation-style-language/schema/raw/master/csl-citation.json"} </w:instrText>
      </w:r>
      <w:r w:rsidR="00EC4C87">
        <w:fldChar w:fldCharType="separate"/>
      </w:r>
      <w:r w:rsidR="00EC4C87">
        <w:rPr>
          <w:noProof/>
        </w:rPr>
        <w:t>(Cohen, 2010)</w:t>
      </w:r>
      <w:r w:rsidR="00EC4C87">
        <w:fldChar w:fldCharType="end"/>
      </w:r>
      <w:r w:rsidR="005D1D72">
        <w:t xml:space="preserve">.  </w:t>
      </w:r>
    </w:p>
    <w:p w14:paraId="0B434D2C" w14:textId="33ACAFC0" w:rsidR="005D1D72" w:rsidRPr="000715BF" w:rsidRDefault="005D1D72" w:rsidP="005D1D72">
      <w:r>
        <w:t>Further supporting th</w:t>
      </w:r>
      <w:r w:rsidR="00EC4C87">
        <w:t>is</w:t>
      </w:r>
      <w:r>
        <w:t xml:space="preserve"> interpretation</w:t>
      </w:r>
      <w:ins w:id="197" w:author="Eric Vanman" w:date="2018-11-26T09:33:00Z">
        <w:r w:rsidR="005550AD">
          <w:t>,</w:t>
        </w:r>
      </w:ins>
      <w:r>
        <w:t xml:space="preserve"> </w:t>
      </w:r>
      <w:r w:rsidR="00FA6385">
        <w:fldChar w:fldCharType="begin"/>
      </w:r>
      <w:r w:rsidR="00FA6385">
        <w:instrText xml:space="preserve"> ADDIN ZOTERO_ITEM CSL_CITATION {"citationID":"zPQSSK6A","properties":{"formattedCitation":"(Luminet, Vermeulen, Demaret, Taylor, &amp; Bagby, 2006)","plainCitation":"(Luminet, Vermeulen, Demaret, Taylor, &amp; Bagby, 2006)","noteIndex":0},"citationItems":[{"id":1062,"uris":["http://zotero.org/users/5195166/items/QEY9HK3N"],"uri":["http://zotero.org/users/5195166/items/QEY9HK3N"],"itemData":{"id":1062,"type":"article-journal","title":"Alexithymia and levels of processing: Evidence for an overall deficit in remembering emotion words","container-title":"Journal of Research in Personality","page":"713-733","volume":"40","issue":"5","source":"Crossref","DOI":"10.1016/j.jrp.2005.09.001","ISSN":"00926566","shortTitle":"Alexithymia and levels of processing","language":"en","author":[{"family":"Luminet","given":"Olivier"},{"family":"Vermeulen","given":"Nicolas"},{"family":"Demaret","given":"Catherine"},{"family":"Taylor","given":"Graeme J."},{"family":"Bagby","given":"R. Michael"}],"issued":{"date-parts":[["2006",10]]}}}],"schema":"https://github.com/citation-style-language/schema/raw/master/csl-citation.json"} </w:instrText>
      </w:r>
      <w:r w:rsidR="00FA6385">
        <w:fldChar w:fldCharType="separate"/>
      </w:r>
      <w:r w:rsidR="00FA6385">
        <w:rPr>
          <w:noProof/>
        </w:rPr>
        <w:t>Luminet, Vermeulen, Demaret, Taylor, and Bagby (2006)</w:t>
      </w:r>
      <w:r w:rsidR="00FA6385">
        <w:fldChar w:fldCharType="end"/>
      </w:r>
      <w:r w:rsidR="00FA6385">
        <w:t xml:space="preserve"> </w:t>
      </w:r>
      <w:r w:rsidR="00043875">
        <w:t xml:space="preserve">did not find </w:t>
      </w:r>
      <w:r w:rsidR="00FA6385">
        <w:t xml:space="preserve">alexithymia to </w:t>
      </w:r>
      <w:del w:id="198" w:author="Eric Vanman" w:date="2018-11-26T09:33:00Z">
        <w:r w:rsidR="00FA6385" w:rsidDel="005550AD">
          <w:delText xml:space="preserve">impact </w:delText>
        </w:r>
      </w:del>
      <w:ins w:id="199" w:author="Eric Vanman" w:date="2018-11-26T09:33:00Z">
        <w:r w:rsidR="005550AD">
          <w:t xml:space="preserve">be related to </w:t>
        </w:r>
      </w:ins>
      <w:r w:rsidR="00FA6385">
        <w:t>the</w:t>
      </w:r>
      <w:r w:rsidR="000715BF">
        <w:t xml:space="preserve"> overall</w:t>
      </w:r>
      <w:r w:rsidR="00FA6385">
        <w:t xml:space="preserve"> recall of previously presented emotion words. </w:t>
      </w:r>
      <w:r w:rsidR="000715BF">
        <w:t xml:space="preserve">However, specific </w:t>
      </w:r>
      <w:del w:id="200" w:author="Eric Vanman" w:date="2018-11-26T09:33:00Z">
        <w:r w:rsidR="000715BF" w:rsidDel="005550AD">
          <w:delText xml:space="preserve">effects </w:delText>
        </w:r>
      </w:del>
      <w:ins w:id="201" w:author="Eric Vanman" w:date="2018-11-26T09:33:00Z">
        <w:r w:rsidR="005550AD">
          <w:t xml:space="preserve">relationships </w:t>
        </w:r>
      </w:ins>
      <w:r w:rsidR="000715BF">
        <w:t>were still found</w:t>
      </w:r>
      <w:ins w:id="202" w:author="Eric Vanman" w:date="2018-11-26T09:33:00Z">
        <w:r w:rsidR="005550AD">
          <w:t xml:space="preserve"> in that study</w:t>
        </w:r>
      </w:ins>
      <w:r w:rsidR="000715BF">
        <w:t xml:space="preserve">. While alexithymia </w:t>
      </w:r>
      <w:del w:id="203" w:author="Eric Vanman" w:date="2018-11-26T09:33:00Z">
        <w:r w:rsidR="000715BF" w:rsidDel="005550AD">
          <w:delText>did not influence</w:delText>
        </w:r>
      </w:del>
      <w:ins w:id="204" w:author="Eric Vanman" w:date="2018-11-26T09:33:00Z">
        <w:r w:rsidR="005550AD">
          <w:t>was not related to</w:t>
        </w:r>
      </w:ins>
      <w:r w:rsidR="000715BF">
        <w:t xml:space="preserve"> negative recall, consistent with the null relationship found in the current study between alexithymia and negative emotion words, </w:t>
      </w:r>
      <w:proofErr w:type="spellStart"/>
      <w:r w:rsidR="000715BF">
        <w:t>Luminet</w:t>
      </w:r>
      <w:proofErr w:type="spellEnd"/>
      <w:r w:rsidR="000715BF">
        <w:t xml:space="preserve"> </w:t>
      </w:r>
      <w:r w:rsidR="000715BF" w:rsidRPr="005550AD">
        <w:rPr>
          <w:rPrChange w:id="205" w:author="Eric Vanman" w:date="2018-11-26T09:32:00Z">
            <w:rPr>
              <w:i/>
            </w:rPr>
          </w:rPrChange>
        </w:rPr>
        <w:t>et</w:t>
      </w:r>
      <w:r w:rsidR="000715BF" w:rsidRPr="005550AD">
        <w:t xml:space="preserve"> </w:t>
      </w:r>
      <w:r w:rsidR="0020110C" w:rsidRPr="005550AD">
        <w:rPr>
          <w:rPrChange w:id="206" w:author="Eric Vanman" w:date="2018-11-26T09:32:00Z">
            <w:rPr>
              <w:i/>
            </w:rPr>
          </w:rPrChange>
        </w:rPr>
        <w:t>al</w:t>
      </w:r>
      <w:r w:rsidR="000715BF" w:rsidRPr="005550AD">
        <w:t>.</w:t>
      </w:r>
      <w:r w:rsidR="000715BF">
        <w:t xml:space="preserve"> (2006) did find </w:t>
      </w:r>
      <w:r w:rsidR="00043875">
        <w:t>relationships between</w:t>
      </w:r>
      <w:r w:rsidR="000715BF">
        <w:t xml:space="preserve"> alexithymia </w:t>
      </w:r>
      <w:r w:rsidR="00043875">
        <w:t>and</w:t>
      </w:r>
      <w:r w:rsidR="000715BF">
        <w:t xml:space="preserve"> </w:t>
      </w:r>
      <w:r w:rsidR="00043875">
        <w:t>positive word recall</w:t>
      </w:r>
      <w:r w:rsidR="000715BF">
        <w:t xml:space="preserve">. In this case, participants high in alexithymia recalled being </w:t>
      </w:r>
      <w:r w:rsidR="000715BF">
        <w:lastRenderedPageBreak/>
        <w:t xml:space="preserve">presented fewer positive </w:t>
      </w:r>
      <w:commentRangeStart w:id="207"/>
      <w:r w:rsidR="000715BF">
        <w:t>words</w:t>
      </w:r>
      <w:commentRangeEnd w:id="207"/>
      <w:r w:rsidR="006A7E8C">
        <w:rPr>
          <w:rStyle w:val="CommentReference"/>
        </w:rPr>
        <w:commentReference w:id="207"/>
      </w:r>
      <w:r w:rsidR="000715BF">
        <w:t xml:space="preserve"> than participants low in alexithymia. This has parallels with the inconclusive finding in the current study, whereby it could not be said with confidence that alexithymia did not relate to a reduced knowledge of positive emotions being conveyed in music. </w:t>
      </w:r>
      <w:proofErr w:type="spellStart"/>
      <w:r w:rsidR="000715BF">
        <w:t>Lumine</w:t>
      </w:r>
      <w:r w:rsidR="000715BF" w:rsidRPr="005550AD">
        <w:t>t</w:t>
      </w:r>
      <w:proofErr w:type="spellEnd"/>
      <w:r w:rsidR="000715BF" w:rsidRPr="005550AD">
        <w:t xml:space="preserve"> </w:t>
      </w:r>
      <w:r w:rsidR="000715BF" w:rsidRPr="005550AD">
        <w:rPr>
          <w:rPrChange w:id="208" w:author="Eric Vanman" w:date="2018-11-26T09:32:00Z">
            <w:rPr>
              <w:i/>
            </w:rPr>
          </w:rPrChange>
        </w:rPr>
        <w:t>et al</w:t>
      </w:r>
      <w:r w:rsidR="000715BF" w:rsidRPr="005550AD">
        <w:t xml:space="preserve">. </w:t>
      </w:r>
      <w:r w:rsidR="000715BF">
        <w:t xml:space="preserve">(2006) </w:t>
      </w:r>
      <w:del w:id="209" w:author="Eric Vanman" w:date="2018-11-26T09:34:00Z">
        <w:r w:rsidR="000715BF" w:rsidDel="005550AD">
          <w:delText xml:space="preserve">highlight </w:delText>
        </w:r>
      </w:del>
      <w:ins w:id="210" w:author="Eric Vanman" w:date="2018-11-26T09:34:00Z">
        <w:r w:rsidR="005550AD">
          <w:t xml:space="preserve">noted </w:t>
        </w:r>
      </w:ins>
      <w:r w:rsidR="000715BF">
        <w:t xml:space="preserve">that participants high in alexithymia </w:t>
      </w:r>
      <w:r w:rsidR="00ED57FE">
        <w:t xml:space="preserve">had lower rates of remembering specific associations or definitions of words recalled. Therefore, as awareness of emotions in music may not differ across </w:t>
      </w:r>
      <w:ins w:id="211" w:author="Genevieve" w:date="2018-11-26T16:04:00Z">
        <w:r w:rsidR="000642C2">
          <w:t xml:space="preserve">levels of trait </w:t>
        </w:r>
      </w:ins>
      <w:r w:rsidR="00ED57FE">
        <w:t xml:space="preserve">alexithymia, at least for negative emotions, this does not mean that knowledge of emotions in music is equitable across alexithymia. This is especially the case as for an emotion to be constructed the word conceptually representing the emotion must be related to and group previous specific instances of its occurrence </w:t>
      </w:r>
      <w:r w:rsidR="00ED57FE">
        <w:fldChar w:fldCharType="begin"/>
      </w:r>
      <w:r w:rsidR="00994932">
        <w:instrText xml:space="preserve"> ADDIN ZOTERO_ITEM CSL_CITATION {"citationID":"YpXQNrfu","properties":{"formattedCitation":"(K. A. A. Lindquist &amp; Gendron, 2013)","plainCitation":"(K. A. A. Lindquist &amp; Gendron, 2013)","dontUpdate":true,"noteIndex":0},"citationItems":[{"id":850,"uris":["http://zotero.org/users/5195166/items/TZGLDFIJ"],"uri":["http://zotero.org/users/5195166/items/TZGLDFIJ"],"itemData":{"id":850,"type":"article-journal","title":"What's in a Word? Language Constructs Emotion Perception","container-title":"Emotion Review","page":"66–71","volume":"5","issue":"1","abstract":"Although the ability to correctly name a facial expression is generally low, the meaning of it is readily seen when its true name is given. Floyd Allport (1924, p. 255) Common sense tells us that emotions are expressed on the face and easily decoded by a perceiver without the use of language. Yet growing evidence suggests that emotion words help a per­ ceiver understand the meaning of another person's facial muscle movements. In this review, we demonstrate that language plays a constitutive role in emotion perception, even in psychological studies that use artificial, posed, and caricatured pictures of facial muscle movements as stimuli. We begin by situating this hypothesis in the relevant theoretical context by introducing two competing theories on emotion perception: the basic emotion and constructionist views. We next demonstrate that there is a paradox in the emotion literature: People report seeing emotion on others' faces, yet counter to the predictions of a basic emotion view, it is far from clear that others reliably produce certain facial muscle movements for certain emotions. This leaves open the possibility that emotion perceptions are constructed in the mind of a perceiver when concept knowledge grounded by language is brought to bear to make meaning of someone's facial muscle movements in context. We review evidence in favor of this constructionist view that language helps construct emotion perception by discussing findings from behavior, neuropsycho­ logy, development, and neuroimaging.","DOI":"10.1177/1754073912451351","author":[{"family":"Lindquist","given":"K. A. A"},{"family":"Gendron","given":"M."}],"issued":{"date-parts":[["2013"]]}}}],"schema":"https://github.com/citation-style-language/schema/raw/master/csl-citation.json"} </w:instrText>
      </w:r>
      <w:r w:rsidR="00ED57FE">
        <w:fldChar w:fldCharType="separate"/>
      </w:r>
      <w:r w:rsidR="00ED57FE">
        <w:rPr>
          <w:noProof/>
        </w:rPr>
        <w:t>(Lindquist &amp; Gendron, 2013)</w:t>
      </w:r>
      <w:r w:rsidR="00ED57FE">
        <w:fldChar w:fldCharType="end"/>
      </w:r>
      <w:r w:rsidR="00ED57FE">
        <w:t xml:space="preserve">. </w:t>
      </w:r>
      <w:r w:rsidR="00043875">
        <w:t xml:space="preserve">Interestingly, for cases of positive emotions presenting emotional information in conjunction with an emotionally consistent music cue appears to aid the encoding of the word at a conceptual level </w:t>
      </w:r>
      <w:r w:rsidR="00BE3041">
        <w:fldChar w:fldCharType="begin"/>
      </w:r>
      <w:r w:rsidR="00BE3041">
        <w:instrText xml:space="preserve"> ADDIN ZOTERO_ITEM CSL_CITATION {"citationID":"oO6bBHYq","properties":{"formattedCitation":"(Vermeulen, Toussaint, &amp; Luminet, 2010)","plainCitation":"(Vermeulen, Toussaint, &amp; Luminet, 2010)","noteIndex":0},"citationItems":[{"id":514,"uris":["http://zotero.org/users/5195166/items/E5UMF7QD"],"uri":["http://zotero.org/users/5195166/items/E5UMF7QD"],"itemData":{"id":514,"type":"article-journal","title":"The influence of alexithymia and music on the incidental memory for emotion words","container-title":"European Journal of Personality","page":"551–568","volume":"24","issue":"6","DOI":"10.1002/per.758","ISSN":"08902070","author":[{"family":"Vermeulen","given":"Nicolas"},{"family":"Toussaint","given":"Julie"},{"family":"Luminet","given":"Olivier"}],"issued":{"date-parts":[["2010",10]]}}}],"schema":"https://github.com/citation-style-language/schema/raw/master/csl-citation.json"} </w:instrText>
      </w:r>
      <w:r w:rsidR="00BE3041">
        <w:fldChar w:fldCharType="separate"/>
      </w:r>
      <w:r w:rsidR="00BE3041">
        <w:rPr>
          <w:noProof/>
        </w:rPr>
        <w:t>(Vermeulen, Toussaint, &amp; Luminet, 2010)</w:t>
      </w:r>
      <w:r w:rsidR="00BE3041">
        <w:fldChar w:fldCharType="end"/>
      </w:r>
      <w:r w:rsidR="00BE3041">
        <w:t>.</w:t>
      </w:r>
      <w:r w:rsidR="0039387F">
        <w:t xml:space="preserve"> </w:t>
      </w:r>
      <w:r w:rsidR="00715A0C">
        <w:t xml:space="preserve"> </w:t>
      </w:r>
    </w:p>
    <w:p w14:paraId="6F94C3F7" w14:textId="2B1DE64F" w:rsidR="00230344" w:rsidRDefault="00430898" w:rsidP="00253DBD">
      <w:pPr>
        <w:pStyle w:val="Bibliography"/>
        <w:ind w:left="0" w:firstLine="720"/>
      </w:pPr>
      <w:commentRangeStart w:id="212"/>
      <w:del w:id="213" w:author="Genevieve" w:date="2018-11-26T16:06:00Z">
        <w:r w:rsidDel="0011117D">
          <w:delText>Support</w:delText>
        </w:r>
        <w:commentRangeEnd w:id="212"/>
        <w:r w:rsidR="005550AD" w:rsidDel="0011117D">
          <w:rPr>
            <w:rStyle w:val="CommentReference"/>
          </w:rPr>
          <w:commentReference w:id="212"/>
        </w:r>
        <w:r w:rsidDel="0011117D">
          <w:delText xml:space="preserve"> was not found for our prediction that increased levels of alexithymia would lead to more neutral perceptions of affect f</w:delText>
        </w:r>
        <w:r w:rsidR="007C4122" w:rsidDel="0011117D">
          <w:delText>or all target emotions</w:delText>
        </w:r>
        <w:r w:rsidR="00BE3041" w:rsidDel="0011117D">
          <w:delText xml:space="preserve">. </w:delText>
        </w:r>
      </w:del>
      <w:ins w:id="214" w:author="Genevieve" w:date="2018-11-26T16:06:00Z">
        <w:r w:rsidR="0011117D">
          <w:t>Although a</w:t>
        </w:r>
      </w:ins>
      <w:del w:id="215" w:author="Genevieve" w:date="2018-11-26T16:06:00Z">
        <w:r w:rsidR="00727097" w:rsidDel="0011117D">
          <w:delText>A</w:delText>
        </w:r>
      </w:del>
      <w:r w:rsidR="00727097">
        <w:t xml:space="preserve">lexithymia </w:t>
      </w:r>
      <w:ins w:id="216" w:author="Genevieve" w:date="2018-11-26T16:07:00Z">
        <w:r w:rsidR="0011117D">
          <w:t xml:space="preserve">was </w:t>
        </w:r>
      </w:ins>
      <w:del w:id="217" w:author="Genevieve" w:date="2018-11-26T16:07:00Z">
        <w:r w:rsidR="00727097" w:rsidDel="0011117D">
          <w:delText xml:space="preserve">did </w:delText>
        </w:r>
      </w:del>
      <w:r w:rsidR="00727097">
        <w:t xml:space="preserve">not </w:t>
      </w:r>
      <w:proofErr w:type="spellStart"/>
      <w:ins w:id="218" w:author="Genevieve" w:date="2018-11-26T16:07:00Z">
        <w:r w:rsidR="0011117D">
          <w:t>not</w:t>
        </w:r>
        <w:proofErr w:type="spellEnd"/>
        <w:r w:rsidR="0011117D">
          <w:t xml:space="preserve"> </w:t>
        </w:r>
      </w:ins>
      <w:r w:rsidR="00727097">
        <w:t>relate</w:t>
      </w:r>
      <w:ins w:id="219" w:author="Genevieve" w:date="2018-11-26T16:07:00Z">
        <w:r w:rsidR="0011117D">
          <w:t>d</w:t>
        </w:r>
      </w:ins>
      <w:r w:rsidR="00727097">
        <w:t xml:space="preserve"> to perceptions of valence for the </w:t>
      </w:r>
      <w:ins w:id="220" w:author="Genevieve" w:date="2018-11-26T16:07:00Z">
        <w:r w:rsidR="0011117D">
          <w:t>positively valenced (</w:t>
        </w:r>
      </w:ins>
      <w:del w:id="221" w:author="Genevieve" w:date="2018-11-26T16:07:00Z">
        <w:r w:rsidR="00727097" w:rsidDel="0011117D">
          <w:delText>target</w:delText>
        </w:r>
      </w:del>
      <w:r w:rsidR="00727097">
        <w:t xml:space="preserve"> happy and tender</w:t>
      </w:r>
      <w:ins w:id="222" w:author="Genevieve" w:date="2018-11-26T16:07:00Z">
        <w:r w:rsidR="0011117D">
          <w:t>) music</w:t>
        </w:r>
      </w:ins>
      <w:del w:id="223" w:author="Genevieve" w:date="2018-11-26T16:07:00Z">
        <w:r w:rsidR="00727097" w:rsidDel="0011117D">
          <w:delText xml:space="preserve"> songs</w:delText>
        </w:r>
      </w:del>
      <w:r w:rsidR="00727097">
        <w:t xml:space="preserve">, </w:t>
      </w:r>
      <w:del w:id="224" w:author="Genevieve" w:date="2018-11-26T16:07:00Z">
        <w:r w:rsidR="00727097" w:rsidDel="0011117D">
          <w:delText>which both had positive valence. A</w:delText>
        </w:r>
      </w:del>
      <w:ins w:id="225" w:author="Genevieve" w:date="2018-11-26T16:07:00Z">
        <w:r w:rsidR="0011117D">
          <w:t>a</w:t>
        </w:r>
      </w:ins>
      <w:r w:rsidR="00727097">
        <w:t>lexithymia did relate to reduced negative valence perception for sad, angry and fearful music</w:t>
      </w:r>
      <w:ins w:id="226" w:author="Genevieve" w:date="2018-11-26T16:07:00Z">
        <w:r w:rsidR="0011117D">
          <w:t xml:space="preserve">. </w:t>
        </w:r>
      </w:ins>
      <w:del w:id="227" w:author="Genevieve" w:date="2018-11-26T16:07:00Z">
        <w:r w:rsidR="00727097" w:rsidDel="0011117D">
          <w:delText>, all of which were negatively valenced.</w:delText>
        </w:r>
      </w:del>
      <w:r w:rsidR="00727097">
        <w:t xml:space="preserve"> </w:t>
      </w:r>
      <w:r w:rsidR="007C4122">
        <w:t>A valence specific pattern was also fo</w:t>
      </w:r>
      <w:r w:rsidR="008A72E3">
        <w:t>und for perceptions of arousal. Higher levels of alexithymia predicted arousal ratings for the negatively valenced songs but not positively valenced songs. Alexithymia predicted increased perceptions of arousal for sad music, which</w:t>
      </w:r>
      <w:r w:rsidR="00A755A1">
        <w:t xml:space="preserve"> is a low arousal emotion</w:t>
      </w:r>
      <w:r w:rsidR="008A72E3">
        <w:t xml:space="preserve">, and decreased perceptions of arousal for the angry and fearful songs, which </w:t>
      </w:r>
      <w:r w:rsidR="00A755A1">
        <w:t>are high arousal emotions</w:t>
      </w:r>
      <w:r w:rsidR="008A72E3">
        <w:t xml:space="preserve">. </w:t>
      </w:r>
      <w:del w:id="228" w:author="Genevieve" w:date="2018-11-26T16:08:00Z">
        <w:r w:rsidR="008A72E3" w:rsidDel="0011117D">
          <w:delText>Thi</w:delText>
        </w:r>
        <w:commentRangeStart w:id="229"/>
        <w:r w:rsidR="008A72E3" w:rsidDel="0011117D">
          <w:delText xml:space="preserve">s pattern coalesces to </w:delText>
        </w:r>
      </w:del>
      <w:ins w:id="230" w:author="Genevieve" w:date="2018-11-26T16:08:00Z">
        <w:r w:rsidR="0011117D">
          <w:t xml:space="preserve">Taken together, these findings </w:t>
        </w:r>
      </w:ins>
      <w:r w:rsidR="008A72E3">
        <w:t>indicat</w:t>
      </w:r>
      <w:commentRangeEnd w:id="229"/>
      <w:r w:rsidR="005550AD">
        <w:rPr>
          <w:rStyle w:val="CommentReference"/>
        </w:rPr>
        <w:commentReference w:id="229"/>
      </w:r>
      <w:r w:rsidR="008A72E3">
        <w:t xml:space="preserve">e that </w:t>
      </w:r>
      <w:r w:rsidR="004C316F">
        <w:t xml:space="preserve">affect </w:t>
      </w:r>
      <w:r w:rsidR="008A72E3">
        <w:t xml:space="preserve">perception for negatively valenced stimuli </w:t>
      </w:r>
      <w:r w:rsidR="004C316F">
        <w:t xml:space="preserve">is muted by alexithymia while the same cannot be said about positively valenced stimuli. </w:t>
      </w:r>
    </w:p>
    <w:p w14:paraId="32DE9DEE" w14:textId="493BCBBB" w:rsidR="00236335" w:rsidRDefault="00671C7D" w:rsidP="00671C7D">
      <w:r>
        <w:t>These results are in direct contradiction to studies on affect experience in alexithymia, where a relationship between al</w:t>
      </w:r>
      <w:r w:rsidR="00605304">
        <w:t xml:space="preserve">exithymia and more neutral affect perception has been found </w:t>
      </w:r>
      <w:r w:rsidR="00605304">
        <w:lastRenderedPageBreak/>
        <w:t xml:space="preserve">irrespective of stimuli valence </w:t>
      </w:r>
      <w:r w:rsidR="00605304">
        <w:fldChar w:fldCharType="begin"/>
      </w:r>
      <w:r w:rsidR="00605304">
        <w:instrText xml:space="preserve"> ADDIN ZOTERO_ITEM CSL_CITATION {"citationID":"NWkBcxOP","properties":{"formattedCitation":"(Luminet et al., 2004; Vanman et al., 1998)","plainCitation":"(Luminet et al., 2004; Vanman et al., 1998)","noteIndex":0},"citationItems":[{"id":"VMpeyevK/8MqM32FA","uris":["http://www.mendeley.com/documents/?uuid=620e51d1-c90f-4caf-99f8-d1f987cc48ed"],"uri":["http://www.mendeley.com/documents/?uuid=620e51d1-c90f-4caf-99f8-d1f987cc48ed"],"itemData":{"DOI":"10.1080/02699930341000275","ISSN":"0269-9931","abstract":"The personality construct of alexithymia is thought to reflect a deficit in the cognitive processing and regulation of emotional states. To explore the relations between alexithymia and emotional responding, 50 older adults (28 men, 22 women) were studied </w:instrText>
      </w:r>
      <w:r w:rsidR="00605304">
        <w:rPr>
          <w:rFonts w:hint="eastAsia"/>
        </w:rPr>
        <w:instrText>across different contexts: (1) initial exposure to an emotion</w:instrText>
      </w:r>
      <w:r w:rsidR="00605304">
        <w:rPr>
          <w:rFonts w:hint="eastAsia"/>
        </w:rPr>
        <w:instrText>‐</w:instrText>
      </w:r>
      <w:r w:rsidR="00605304">
        <w:rPr>
          <w:rFonts w:hint="eastAsia"/>
        </w:rPr>
        <w:instrText>evoking movie; (2) second exposure to that stimulus; (3) reports of rumination and social sharing; and (4) describing their emotional response (verbal re</w:instrText>
      </w:r>
      <w:r w:rsidR="00605304">
        <w:rPr>
          <w:rFonts w:hint="eastAsia"/>
        </w:rPr>
        <w:instrText>‐</w:instrText>
      </w:r>
      <w:r w:rsidR="00605304">
        <w:rPr>
          <w:rFonts w:hint="eastAsia"/>
        </w:rPr>
        <w:instrText>evocation). Facets of the alexithymia construct were associated at the initial exposure with lower emotional responses at the cognitive</w:instrText>
      </w:r>
      <w:r w:rsidR="00605304">
        <w:rPr>
          <w:rFonts w:hint="eastAsia"/>
        </w:rPr>
        <w:instrText>‐</w:instrText>
      </w:r>
      <w:r w:rsidR="00605304">
        <w:rPr>
          <w:rFonts w:hint="eastAsia"/>
        </w:rPr>
        <w:instrText>experiential level, but with higher emotional responses at the physiological level as measured by heart rate. At the second exposure, the results were replica</w:instrText>
      </w:r>
      <w:r w:rsidR="00605304">
        <w:instrText xml:space="preserve">ted for physiological responses. Certain facets of alexithymia were associated also with lower reports of rumination and social sharing involving emotional aspects, and with a lower proportion of emotional words related to the emotional stimulus during t...","author":[{"dropping-particle":"","family":"Luminet","given":"Olivier","non-dropping-particle":"","parse-names":false,"suffix":""},{"dropping-particle":"","family":"Rimé","given":"Bernard","non-dropping-particle":"","parse-names":false,"suffix":""},{"dropping-particle":"","family":"Bagby","given":"R. Michael","non-dropping-particle":"","parse-names":false,"suffix":""},{"dropping-particle":"","family":"Taylor","given":"Graeme","non-dropping-particle":"","parse-names":false,"suffix":""}],"container-title":"Cognition &amp; Emotion","id":"VMpeyevK/8MqM32FA","issue":"6","issued":{"date-parts":[["2004","9"]]},"page":"741-766","publisher":"Psychology Press Ltd","title":"A multimodal investigation of emotional responding in alexithymia","type":"article-journal","volume":"18"}},{"id":"VMpeyevK/UFf5zKuy","uris":["http://www.mendeley.com/documents/?uuid=ebc82df3-0f67-496b-8fd8-bcbb00eb5475"],"uri":["http://www.mendeley.com/documents/?uuid=ebc82df3-0f67-496b-8fd8-bcbb00eb5475"],"itemData":{"DOI":"10.1177/0146167298249007","ISSN":"0146-1672","abstract":"This experiment examined individual differences in emotional responsivity by recording the startle eyeblink reflex while 57 college students viewed affect-laden pictures and then rated their pleasantness. All participants first completed measures of affect intensity, alexithymia, and depression. Startleprobes were some-times presented at 120, 300, 800, or 4,500 ms after slide onset. By 300 ns, blinks elicited during negative slides were larger than those elicited during positive ones. Negative slides were also rated as more unpleasant. Moreover, all three personality variables moderated either the valence ratings, startle modification, or both. High-affect intensity was associated with diminished modulation of startle, but more extreme ratings. Alexithymia had no effect on the startle measure, but high-alexithymia participants did show more moderate ratings. Depressed participants exhibited accelerated (120 ms) modulation of startle. The results suggest the importance of measuring both physiological respo...","author":[{"dropping-particle":"","family":"Vanman","given":"Eric J.","non-dropping-particle":"","parse-names":false,"suffix":""},{"dropping-particle":"","family":"Dawson","given":"Michael E.","non-dropping-particle":"","parse-names":false,"suffix":""},{"dropping-particle":"","family":"Brennan","given":"Patricia A.","non-dropping-particle":"","parse-names":false,"suffix":""}],"container-title":"Personality and Social Psychology Bulletin","id":"VMpeyevK/UFf5zKuy","issue":"9","issued":{"date-parts":[["1998","9","2"]]},"page":"994-1005","publisher":"Sage PublicationsSage CA: Thousand Oaks, CA","title":"Affective Reactions in the Blink of an Eye: Individual Differences in Subjective Experience and Physiological Responses to Emotional Stimuli","type":"article-journal","volume":"24"}}],"schema":"https://github.com/citation-style-language/schema/raw/master/csl-citation.json"} </w:instrText>
      </w:r>
      <w:r w:rsidR="00605304">
        <w:fldChar w:fldCharType="separate"/>
      </w:r>
      <w:r w:rsidR="00605304">
        <w:rPr>
          <w:noProof/>
        </w:rPr>
        <w:t>(Luminet et al., 2004; Vanman et al., 1998)</w:t>
      </w:r>
      <w:r w:rsidR="00605304">
        <w:fldChar w:fldCharType="end"/>
      </w:r>
      <w:r w:rsidR="00605304">
        <w:t>.</w:t>
      </w:r>
      <w:r w:rsidR="00236335">
        <w:t xml:space="preserve"> Our results can be understood from an attention-based perspective</w:t>
      </w:r>
      <w:ins w:id="231" w:author="Eric Vanman" w:date="2018-11-26T09:35:00Z">
        <w:r w:rsidR="005550AD">
          <w:t>,</w:t>
        </w:r>
      </w:ins>
      <w:r w:rsidR="00236335">
        <w:t xml:space="preserve"> however. </w:t>
      </w:r>
      <w:r w:rsidR="00622EF0">
        <w:t xml:space="preserve">Participants high in alexithymia have been found to be </w:t>
      </w:r>
      <w:r w:rsidR="00372868">
        <w:t xml:space="preserve">more sensitive to negatively valenced stimuli and subsequently are not as engaged in its processing </w:t>
      </w:r>
      <w:r w:rsidR="00372868">
        <w:fldChar w:fldCharType="begin"/>
      </w:r>
      <w:r w:rsidR="00372868">
        <w:instrText xml:space="preserve"> ADDIN ZOTERO_ITEM CSL_CITATION {"citationID":"kBbDqoyd","properties":{"formattedCitation":"(Suslow, 1998; Suslow, Junghanns, Donges, &amp; Arolt, 2001)","plainCitation":"(Suslow, 1998; Suslow, Junghanns, Donges, &amp; Arolt, 2001)","noteIndex":0},"citationItems":[{"id":1244,"uris":["http://zotero.org/users/5195166/items/6QBDM7EV"],"uri":["http://zotero.org/users/5195166/items/6QBDM7EV"],"itemData":{"id":1244,"type":"article-journal","title":"Alexithymia and automatic affective processing","container-title":"European Journal of Personality","page":"433-443","volume":"12","issue":"6","abstract":"Abstract According to recent theories of emotion evaluative information is activated automatically in the associative network on the observation of a stimulus. This study investigates the relationship between alexithymic personality dimensions and automatic affective facilitation effects. The 20-Item Toronto Alexithymia Scale (TAS-20) was administered to 32 subjects along with two sequential word–word priming tasks (a pronunciation and an evaluation task). The TAS-20 scale ‘Difficulties Describing Feelings’ showed a correlation with affective facilitation based on negative stimuli, whereas the scale ‘Externally Oriented Thinking’ as well as the TAS-20 sum score correlated with affective facilitation based on positive stimuli. Thus, some evidence was found that individuals with difficulties verbalizing their emotions are especially sensitive to the negative valence of stimuli at a pre-attentive level. It is argued that the scale ‘Difficulties Describing Feelings’ might assess aspects of social anxiety or shame. Individuals who report a pragmatic and externally oriented cognitive style seem to be characterized by a heightened perceptual sensitivity for positive information. Methodological problems in measuring affective priming effects are discussed. © 1998 John Wiley &amp; Sons, Ltd.","DOI":"10.1002/(SICI)1099-0984(199811/12)12:6&lt;433::AID-PER320&gt;3.0.CO;2-O","author":[{"family":"Suslow","given":"Thomas"}],"issued":{"date-parts":[["1998"]]}}},{"id":1243,"uris":["http://zotero.org/users/5195166/items/ND2WEAWD"],"uri":["http://zotero.org/users/5195166/items/ND2WEAWD"],"itemData":{"id":1243,"type":"article-journal","title":"Alexithymia and automatic processing of verbal and facial affect stimuli.","container-title":"Cahiers de Psychologie Cognitive/Current Psychology of Cognition","page":"297-324","volume":"20","issue":"5","abstract":"In this study, automatic processing of verbal and nonverbal (facial) affect information was examined as a function of alexithymia. It was hypothesized that affectively valenced prime stimuli would be automatically evaluated and treated as response-relevant cues in alexithymia. Thus, an interaction effect of prime and target valence was expected for (high) alexithymics. The 20-Item Toronto-Alexithymia Scale (TAS) and the Levels of Emotional Awareness Scale (LEAS) were evaluated in 68 Ss (30 psychiatric inpatients and 38 university students and other adults), along with 2 sequential priming tasks that controlled for several task relevant variables. For word evaluation, high (TAS-) alexithymics showed a prime valence–target valence interaction, whereas low alexithymics exhibited a main effect prime valence. For face evaluation, no group differences were observed. The LEAS Self-score was found to predict affective priming for both priming tasks significantly. It can be concluded that high alexithymics automatically assess the valence of verbal stimuli. However, high alexithymics seem to manifest a reduced processing engagement towards negative verbal stimuli at an automatic processing level. (PsycINFO Database Record (c) 2016 APA, all rights reserved)","ISSN":"0249-9185(Print)","author":[{"family":"Suslow","given":"Thomas"},{"family":"Junghanns","given":"Klauss"},{"family":"Donges","given":"Uta-Susan"},{"family":"Arolt","given":"Volker"}],"issued":{"date-parts":[["2001"]]}}}],"schema":"https://github.com/citation-style-language/schema/raw/master/csl-citation.json"} </w:instrText>
      </w:r>
      <w:r w:rsidR="00372868">
        <w:fldChar w:fldCharType="separate"/>
      </w:r>
      <w:r w:rsidR="00372868">
        <w:rPr>
          <w:noProof/>
        </w:rPr>
        <w:t>(Suslow, 1998; Suslow, Junghanns, Donges, &amp; Arolt, 2001)</w:t>
      </w:r>
      <w:r w:rsidR="00372868">
        <w:fldChar w:fldCharType="end"/>
      </w:r>
      <w:r w:rsidR="00372868">
        <w:t xml:space="preserve">. This is consistent with neurobiological results of facial emotion processing where effects of alexithymia were particularly prevalent for negative stimuli and characterized by decreased activation of the amygdala </w:t>
      </w:r>
      <w:r w:rsidR="00372868">
        <w:fldChar w:fldCharType="begin"/>
      </w:r>
      <w:r w:rsidR="00372868">
        <w:instrText xml:space="preserve"> ADDIN ZOTERO_ITEM CSL_CITATION {"citationID":"rGxXc7Mp","properties":{"formattedCitation":"(Donges &amp; Suslow, 2017; van der Velde et al., 2013)","plainCitation":"(Donges &amp; Suslow, 2017; van der Velde et al., 2013)","noteIndex":0},"citationItems":[{"id":1113,"uris":["http://zotero.org/users/5195166/items/8KR9CXGP"],"uri":["http://zotero.org/users/5195166/items/8KR9CXGP"],"itemData":{"id":1113,"type":"article-journal","title":"Alexithymia and automatic processing of emotional stimuli: a systematic review","container-title":"Reviews in the Neurosciences","page":"247–264","volume":"28","issue":"3","abstract":"Alexithymia is a personality trait characterized by difficulties in recognizing and verbalizing emotions and the utilization of a cognitive style that is oriented toward external events, rather than intrapsychic experiences. Alexithymia is considered a vulnerability factor influencing onset and course of many psychiatric disorders. Even though emotions are, in general, elicited involuntarily and emerge without conscious effort, it is surprising that little attention in etiological considerations concerning alexithymia has been given to deficits in automatic emotion processing and their neurobiological bases. In this article, results from studies using behavioral or neurobiological research methods were systematically reviewed in which automatic processing of external emotional information was investigated as a function of alexithymia in healthy individuals. Twenty-two studies were identified through a literature search of Psycinfo, PubMed, and Web of Science databases from 1990 to 2016. The review reveals deficits in the automatic processing of emotional stimuli in alexithymia at a behavioral and neurobiological level. The vast majority of the reviewed studies examined visual processing. The alexithymia facets externally oriented thinking and difficulties identifying feelings were found to be related to impairments in the automatic processing of threat-related facial expressions. Alexithymic individuals manifest low reactivity to barely visible negative emotional stimuli in brain regions responsible for appraisal, encoding, and affective response, e.g. amygdala, occipitotemporal areas, and insula. Against this background, it appears plausible to assume that deficits in automatic emotion processing could be factors contributing to alexithymic personality characteristics. Directions for future research on alexithymia and automatic emotion perception are suggested.","DOI":"10.1515/revneuro-2016-0049","ISSN":"2191-0200","author":[{"family":"Donges","given":"Uta-Susan"},{"family":"Suslow","given":"Thomas"}],"issued":{"date-parts":[["2017",1]]}}},{"id":1210,"uris":["http://zotero.org/users/5195166/items/RAMRJHYU"],"uri":["http://zotero.org/users/5195166/items/RAMRJHYU"],"itemData":{"id":1210,"type":"article-journal","title":"Neural correlates of alexithymia: a meta-analysis of emotion processing studies","container-title":"Neuroscience and Biobehavioral Reviews","page":"1774-1785","volume":"37","issue":"8","source":"PubMed","abstract":"Alexithymia is a personality trait characterized by difficulties in the experience and cognitive processing of emotions. It is considered a risk factor for a range of psychiatric and neurological disorders. Functional neuroimaging studies investigating the neural correlates of alexithymia have reported inconsistent results. To integrate previous findings, we conducted a parametric coordinate-based meta-analysis including fifteen neuroimaging studies on emotion processing in alexithymia. During the processing of negative emotional stimuli, alexithymia was associated with a diminished response of the amygdala, suggesting decreased attention to such stimuli. Negative stimuli additionally elicited decreased activation in supplementary motor and premotor brain areas and in the dorsomedial prefrontal cortex, possibly underlying poor empathic abilities and difficulties in emotion regulation associated with alexithymia. Positive stimuli elicited decreased activation in the right insula and precuneus, suggesting reduced emotional awareness in alexithymia regarding positive affect. Independent of valence, higher (presumably compensatory) activation was found in the dorsal anterior cingulate possibly indicating increased cognitive demand. These results suggest valence-specific as well as valence-independent effects of alexithymia on the neural processing of emotions.","DOI":"10.1016/j.neubiorev.2013.07.008","ISSN":"1873-7528","note":"PMID: 23886515","shortTitle":"Neural correlates of alexithymia","journalAbbreviation":"Neurosci Biobehav Rev","language":"eng","author":[{"family":"Velde","given":"Jorien","non-dropping-particle":"van der"},{"family":"Servaas","given":"Michelle N."},{"family":"Goerlich","given":"Katharina S."},{"family":"Bruggeman","given":"Richard"},{"family":"Horton","given":"Paul"},{"family":"Costafreda","given":"Sergi G."},{"family":"Aleman","given":"André"}],"issued":{"date-parts":[["2013",9]]}}}],"schema":"https://github.com/citation-style-language/schema/raw/master/csl-citation.json"} </w:instrText>
      </w:r>
      <w:r w:rsidR="00372868">
        <w:fldChar w:fldCharType="separate"/>
      </w:r>
      <w:r w:rsidR="00372868">
        <w:rPr>
          <w:noProof/>
        </w:rPr>
        <w:t>(Donges &amp; Suslow, 2017; van der Velde et al., 2013)</w:t>
      </w:r>
      <w:r w:rsidR="00372868">
        <w:fldChar w:fldCharType="end"/>
      </w:r>
      <w:r w:rsidR="00372868">
        <w:t>. The valence specific results of this study can be seen to highlight continued deployment of attention away from negatively valenced auditory stimuli over periods of time</w:t>
      </w:r>
      <w:r w:rsidR="00A755A1">
        <w:t xml:space="preserve"> longer</w:t>
      </w:r>
      <w:r w:rsidR="00372868">
        <w:t xml:space="preserve"> than previously studied. </w:t>
      </w:r>
    </w:p>
    <w:p w14:paraId="7935E7CB" w14:textId="35191E65" w:rsidR="00372868" w:rsidRDefault="00372868" w:rsidP="00671C7D">
      <w:r>
        <w:t>The diversion of attention away from negatively valenced auditory stimuli can be understood in the context of emotion perception</w:t>
      </w:r>
      <w:r w:rsidR="00E72356">
        <w:t xml:space="preserve"> and processing, facilitated by the amygdala,</w:t>
      </w:r>
      <w:r>
        <w:t xml:space="preserve"> leading to emotion elicitation </w:t>
      </w:r>
      <w:r>
        <w:fldChar w:fldCharType="begin"/>
      </w:r>
      <w:r w:rsidR="00167695">
        <w:instrText xml:space="preserve"> ADDIN ZOTERO_ITEM CSL_CITATION {"citationID":"E7bbhdRW","properties":{"formattedCitation":"(Barrett, Bliss-Moreau, Duncan, Rauch, &amp; Wright, 2007; Patrik N Juslin &amp; Laukka, 2004)","plainCitation":"(Barrett, Bliss-Moreau, Duncan, Rauch, &amp; Wright, 2007; Patrik N Juslin &amp; Laukka, 2004)","noteIndex":0},"citationItems":[{"id":1245,"uris":["http://zotero.org/users/5195166/items/ZP4MK7SR"],"uri":["http://zotero.org/users/5195166/items/ZP4MK7SR"],"itemData":{"id":1245,"type":"article-journal","title":"The amygdala and the experience of affect.","container-title":"Social Cognitive and Affective Neuroscience","page":"73-83","volume":"2","issue":"2","abstract":"The current study examined the hypothesis that amygdala activation serves as a neural precondition for negative affective experience. Participants' affective experience was measured by asking them to report on their momentary experiences several times a day over the course of a month using an electronic experience-sampling procedure. One year later, participants viewed backwardly masked depictions of fear while functional magnetic resonance imaging was used to measure their amygdala and fusiform gyrus activation. Negative affect, as measured during the experience-sampling procedure 1-year prior, was positively correlated with amygdala activation In response to these brief presentations of fear depictions. Furthermore, descriptive analyses indicated that fusiform gyrus activation and negative affective experience in the scanner were associated for participants reporting increased nervousness during the imaging procedure. The results are consistent with the interpretation that the amygdala contributes to negative affective experience by increasing perceptual sensitivity for negative stimuli. (PsycINFO Database Record (c) 2016 APA, all rights reserved)","DOI":"10.1093/scan/nsl042","ISSN":"1749-5024(Electronic),1749-5016(Print)","author":[{"family":"Barrett","given":"Lisa Feldman"},{"family":"Bliss-Moreau","given":"Eliza"},{"family":"Duncan","given":"Seth L."},{"family":"Rauch","given":"Scott L."},{"family":"Wright","given":"Christopher I."}],"issued":{"date-parts":[["2007"]]}}},{"id":269,"uris":["http://zotero.org/users/5195166/items/Q8R5FDF7"],"uri":["http://zotero.org/users/5195166/items/Q8R5FDF7"],"itemData":{"id":269,"type":"article-journal","title":"Expression, Perception, and Induction of Musical Emotions: A Review and a Questionnaire Study of Everyday Listening","container-title":"Journal of New Music Research","page":"217–238","volume":"33","issue":"3","abstract":"In this article, we provide an up-to-date overview of theory and research concerning expression, perception, and induction of emotion in music. We also provide a critique of this research, noting that previous studies have tended to neglect the social context of music listening. The most likely reason for this neglect, we argue, is that that most research on musical emotion has, implicitly or explicitly, taken the perspective of the musician in understanding responses to music. In contrast, we argue that a promising avenue toward a better understanding of emotional responses to music involves diary and questionnaire studies of how ordinary listeners actually use music in everyday life contexts. Accordingly, we present findings from an exploratory questionnaire study featuring 141 music listeners (between 17 and 74 years of age) that offers some novel insights. The results provide preliminary estimates of the occurrence of various emotions in listening to music, as well as clues to how music is used by listeners in a number of different emotional ways in various life contexts. These results confirm that emotion is strongly related to most people's primary motives for listening to music.","DOI":"10.1080/0929821042000317813","author":[{"family":"Juslin","given":"Patrik N"},{"family":"Laukka","given":"P"}],"issued":{"date-parts":[["2004"]]}}}],"schema":"https://github.com/citation-style-language/schema/raw/master/csl-citation.json"} </w:instrText>
      </w:r>
      <w:r>
        <w:fldChar w:fldCharType="separate"/>
      </w:r>
      <w:r w:rsidR="00167695">
        <w:rPr>
          <w:noProof/>
        </w:rPr>
        <w:t xml:space="preserve">(Barrett, Bliss-Moreau, Duncan, Rauch, &amp; Wright, 2007; </w:t>
      </w:r>
      <w:del w:id="232" w:author="Genevieve" w:date="2018-11-26T16:09:00Z">
        <w:r w:rsidR="00167695" w:rsidDel="0011117D">
          <w:rPr>
            <w:noProof/>
          </w:rPr>
          <w:delText xml:space="preserve">Patrik N </w:delText>
        </w:r>
      </w:del>
      <w:r w:rsidR="00167695">
        <w:rPr>
          <w:noProof/>
        </w:rPr>
        <w:t>Juslin &amp; Laukka, 2004)</w:t>
      </w:r>
      <w:r>
        <w:fldChar w:fldCharType="end"/>
      </w:r>
      <w:r w:rsidR="00E72356">
        <w:t xml:space="preserve">. Diverting processing away from negative but not positive stimuli in alexithymia may </w:t>
      </w:r>
      <w:del w:id="233" w:author="Eric Vanman" w:date="2018-11-26T09:36:00Z">
        <w:r w:rsidR="00E72356" w:rsidDel="005550AD">
          <w:delText>be occurring</w:delText>
        </w:r>
      </w:del>
      <w:ins w:id="234" w:author="Eric Vanman" w:date="2018-11-26T09:36:00Z">
        <w:r w:rsidR="005550AD">
          <w:t>occur</w:t>
        </w:r>
      </w:ins>
      <w:r w:rsidR="00E72356">
        <w:t xml:space="preserve"> as a protective strategy. People with high levels of alexithymia have a reduced ability to effectively regulate emotions and a</w:t>
      </w:r>
      <w:r w:rsidR="00A755A1">
        <w:t>re</w:t>
      </w:r>
      <w:r w:rsidR="00E72356">
        <w:t xml:space="preserve"> subsequently less able manage any negative emotion that may follow negative emotion processing</w:t>
      </w:r>
      <w:r w:rsidR="00167695">
        <w:t xml:space="preserve"> </w:t>
      </w:r>
      <w:r w:rsidR="00167695">
        <w:fldChar w:fldCharType="begin"/>
      </w:r>
      <w:r w:rsidR="00C32DED">
        <w:instrText xml:space="preserve"> ADDIN ZOTERO_ITEM CSL_CITATION {"citationID":"hlq37EjL","properties":{"formattedCitation":"(D. A. Preece, Becerra, Robinson, Dandy, &amp; Allan, 2018)","plainCitation":"(D. A. Preece, Becerra, Robinson, Dandy, &amp; Allan, 2018)","dontUpdate":true,"noteIndex":0},"citationItems":[{"id":1251,"uris":["http://zotero.org/users/5195166/items/DG7QDLUR"],"uri":["http://zotero.org/users/5195166/items/DG7QDLUR"],"itemData":{"id":1251,"type":"article-journal","title":"Measuring emotion regulation ability across negative and positive emotions: The Perth Emotion Regulation Competency Inventory (PERCI)","container-title":"Personality and Individual Differences","page":"229-241","volume":"135","source":"ScienceDirect","abstract":"Emotion regulation problems underlie the abnormal levels of negative or positive emotion that characterise many forms of psychopathology. Several self-report measures of emotion regulation ability exist, but many are inconsistent with contemporary emotion regulation theory, and none comprehensively assess this construct across both negative and positive emotions. In this paper, we report our attempt to remedy these measurement limitations by developing and validating the Perth Emotion Regulation Competency Inventory (PERCI), a 32 item self-report questionnaire that measures emotion regulation ability as it is defined by the extended process model of emotion regulation. In Study 1, our confirmatory factor analyses in a sample of adults (N = 231) suggested that the PERCI had a factor structure consistent with its theoretical basis and could separately measure people's ability to regulate their negative and positive emotions. All subscale and composite scores had high internal consistency reliability. Study 2 (N = 1175) replicated these findings with respect to factor structure and internal consistency reliability, and correlational or regression analyses with measures of psychopathology, emotion regulation processes, alexithymia, and interpersonal attachment style also supported the validity of the PERCI. We conclude that the PERCI appears to have strong psychometric properties. Clinical and research implications are discussed.","DOI":"10.1016/j.paid.2018.07.025","ISSN":"0191-8869","shortTitle":"Measuring emotion regulation ability across negative and positive emotions","journalAbbreviation":"Personality and Individual Differences","author":[{"family":"Preece","given":"David A."},{"family":"Becerra","given":"Rodrigo"},{"family":"Robinson","given":"Ken"},{"family":"Dandy","given":"Justine"},{"family":"Allan","given":"Alfred"}],"issued":{"date-parts":[["2018",12,1]]}}}],"schema":"https://github.com/citation-style-language/schema/raw/master/csl-citation.json"} </w:instrText>
      </w:r>
      <w:r w:rsidR="00167695">
        <w:fldChar w:fldCharType="separate"/>
      </w:r>
      <w:r w:rsidR="00C32DED">
        <w:rPr>
          <w:noProof/>
        </w:rPr>
        <w:t>(Preece, Becerra, Robinson, Dandy, &amp; Allan, 2018)</w:t>
      </w:r>
      <w:r w:rsidR="00167695">
        <w:fldChar w:fldCharType="end"/>
      </w:r>
      <w:r w:rsidR="00E72356">
        <w:t xml:space="preserve">. However, </w:t>
      </w:r>
      <w:r w:rsidR="00167695">
        <w:t>negative affect is still present</w:t>
      </w:r>
      <w:ins w:id="235" w:author="Eric Vanman" w:date="2018-11-26T09:36:00Z">
        <w:r w:rsidR="005550AD">
          <w:t>,</w:t>
        </w:r>
      </w:ins>
      <w:r w:rsidR="00167695">
        <w:t xml:space="preserve"> and</w:t>
      </w:r>
      <w:ins w:id="236" w:author="Eric Vanman" w:date="2018-11-26T09:36:00Z">
        <w:r w:rsidR="005550AD">
          <w:t>,</w:t>
        </w:r>
      </w:ins>
      <w:r w:rsidR="00167695">
        <w:t xml:space="preserve"> in fact</w:t>
      </w:r>
      <w:ins w:id="237" w:author="Eric Vanman" w:date="2018-11-26T09:36:00Z">
        <w:r w:rsidR="005550AD">
          <w:t>,</w:t>
        </w:r>
      </w:ins>
      <w:r w:rsidR="00167695">
        <w:t xml:space="preserve"> higher in people with alexithymia and this appears to be </w:t>
      </w:r>
      <w:r w:rsidR="00AA4FCB">
        <w:t xml:space="preserve">influenced by directing attention away from affective experience </w:t>
      </w:r>
      <w:r w:rsidR="00AA4FCB">
        <w:fldChar w:fldCharType="begin"/>
      </w:r>
      <w:r w:rsidR="00C32DED">
        <w:instrText xml:space="preserve"> ADDIN ZOTERO_ITEM CSL_CITATION {"citationID":"K7JMsCJ5","properties":{"formattedCitation":"(da Silva, Vasco, &amp; Watson, 2017; Panayiotou et al., 2015)","plainCitation":"(da Silva, Vasco, &amp; Watson, 2017; Panayiotou et al., 2015)","noteIndex":0},"citationItems":[{"id":979,"uris":["http://zotero.org/users/5195166/items/9KMXFDBM"],"uri":["http://zotero.org/users/5195166/items/9KMXFDBM"],"itemData":{"id":979,"type":"article-journal","title":"Alexithymia and Emotional Processing: A Mediation Model","container-title":"Journal of Clinical Psychology","abstract":"Objective Although alexithymia has been associated with difficulties in emotional regulation, both constructs are complex and this association remains unclear. This research attempts to study the relation between both constructs to identify better ways to guide clinical intervention. Method Emotion awareness, differentiation, and regulation were tested as mediators of the associations between alexithymia and severity of symptoms. The model was tested in a clinical (121 participants) and a nonclinical sample (188 participants). Results Mediation effects were found in both samples with respect to different alexithymia factors, with the effects being higher in the clinical sample. Conclusion Emotional awareness and emotional differentiation mediate the relationship between alexithymia and emotion regulation. The similarities between samples suggest that emotional processing may be better thought of as being on a continuum. Being aware of the differential effect each alexithymia factor has on emotional processing may be helpful to guide intervention.","DOI":"10.1002/jclp.22422","ISSN":"10974679","author":[{"family":"Silva","given":"Ana Nunes","non-dropping-particle":"da"},{"family":"Vasco","given":"António Branco"},{"family":"Watson","given":"Jeanne C."}],"issued":{"date-parts":[["2017"]]}}},{"id":1254,"uris":["http://zotero.org/users/5195166/items/W2725D3Y"],"uri":["http://zotero.org/users/5195166/items/W2725D3Y"],"itemData":{"id":1254,"type":"article-journal","title":"Do alexithymic individuals avoid their feelings? Experiential avoidance mediates the association between alexithymia, psychosomatic, and depressive symptoms in a community and a clinical sample","container-title":"Comprehensive Psychiatry","page":"206-216","volume":"56","source":"ScienceDirect","abstract":"Objective\nAlexithymia is defined as the trait associated with difficulty in identifying and describing feelings as well as poor fantasy and imagery. While alexithymia is related to psychopathology in general, it has been associated with increased reporting of medically unexplained symptoms and depression in particular. This study attempts to assess the extent to which alexithymia represents a learned, avoidant coping strategy against unwanted emotions. In this way the study aims to identify a potential mechanism that may elucidate the relationship between alexithymia and psychological symptoms.\nMethod\nAlexithymia is examined in two different samples, students from two universities in Cyprus and intensive outpatients/residents in an American anxiety disorder treatment program. We examine whether alexithymia predicts psychosomatic and depressive symptoms respectively through the mediating role of experiential avoidance, a coping mechanism believed to be reinforced because of the immediate relief it provides.\nResults\nExperiential avoidance was found to correlate strongly with alexithymia, especially its difficulty in identifying feelings factor, while the mediation hypothesis was supported in all models tested. Furthermore, results from the clinical sample suggest that clinical improvement in depression was associated with a decrease in alexithymia, especially difficulty in identifying feelings, mediated by decreased experiential avoidance.\nConclusions\nAlexithymia, and more specifically its difficulty in identifying feelings aspect, may be a learned behavior used to avoid unwanted emotions. This avoidant behavior may form the link between alexithymia and psychopathology. Implications for alexithymia theory and treatment are discussed.","DOI":"10.1016/j.comppsych.2014.09.006","ISSN":"0010-440X","shortTitle":"Do alexithymic individuals avoid their feelings?","journalAbbreviation":"Comprehensive Psychiatry","author":[{"family":"Panayiotou","given":"Georgia"},{"family":"Leonidou","given":"Chrysanthi"},{"family":"Constantinou","given":"Elena"},{"family":"Hart","given":"John"},{"family":"Rinehart","given":"Kimberly L."},{"family":"Sy","given":"Jennifer T."},{"family":"Björgvinsson","given":"Thröstur"}],"issued":{"date-parts":[["2015",1,1]]}}}],"schema":"https://github.com/citation-style-language/schema/raw/master/csl-citation.json"} </w:instrText>
      </w:r>
      <w:r w:rsidR="00AA4FCB">
        <w:fldChar w:fldCharType="separate"/>
      </w:r>
      <w:r w:rsidR="00C32DED">
        <w:rPr>
          <w:noProof/>
        </w:rPr>
        <w:t>(da Silva, Vasco, &amp; Watson, 2017; Panayiotou et al., 2015)</w:t>
      </w:r>
      <w:r w:rsidR="00AA4FCB">
        <w:fldChar w:fldCharType="end"/>
      </w:r>
    </w:p>
    <w:p w14:paraId="5F912B93" w14:textId="1C0B0CFA" w:rsidR="00F35E42" w:rsidRDefault="00E72356" w:rsidP="00671C7D">
      <w:r>
        <w:t xml:space="preserve">The ability to differentiate negative emotional states is required to effectively regulate emotional states and greater differentiation has been related to experiencing more intense emotions </w:t>
      </w:r>
      <w:r>
        <w:fldChar w:fldCharType="begin"/>
      </w:r>
      <w:r w:rsidR="00C32DED">
        <w:instrText xml:space="preserve"> ADDIN ZOTERO_ITEM CSL_CITATION {"citationID":"VE7AnCuw","properties":{"formattedCitation":"(Barrett, Gross, Conner Christensen, &amp; Benvenuto, 2001; Erbas, Ceulemans, Pe, Koval, &amp; Kuppens, 2014; Kashdan, Barrett, &amp; McKnight, 2015)","plainCitation":"(Barrett, Gross, Conner Christensen, &amp; Benvenuto, 2001; Erbas, Ceulemans, Pe, Koval, &amp; Kuppens, 2014; Kashdan, Barrett, &amp; McKnight, 2015)","noteIndex":0},"citationItems":[{"id":299,"uris":["http://zotero.org/users/5195166/items/MXS7T5AY"],"uri":["http://zotero.org/users/5195166/items/MXS7T5AY"],"itemData":{"id":299,"type":"article-journal","title":"Knowing what you're feeling and knowing what to do about it: Mapping the relation between emotion differentiation and emotion regulation","container-title":"Cognition &amp; Emotion","page":"713–724","volume":"15","issue":"6","abstract":"Individuals differ considerably in their emotion experience. Some experience emotions in a highly differentiated manner, clearly distinguishing among a variety of negative and positive discrete emotions. Others experience emotions in a relatively undifferentiated manner, treating a range of like-valence terms as interchangeable. Drawing on self-regulation theory, we hypothesised that indivi-duals with highly differentiated emotion experience should be better able to regulate emotions than individuals with poorly differentiated emotion experience. In particular, we hypothesised that emotion differentiation and emotion regulation would be positively related in the context of intense negative emotions, where the press for emotion regulation is generally greatest. To test this hypothesis, parti-cipants' negative and positive emotion differentiation was assessed using a 14-day diary protocol. Participants' regulation of negative and positive emotions was assessed using laboratory measures. As predicted, negative emotion differentiation was positively related to the frequency of negative emotion regulation, particularly at higher levels of emotional intensity.","DOI":"10.1080/02699930143000239","author":[{"family":"Barrett","given":"Lisa Feldman"},{"family":"Gross","given":"James"},{"family":"Conner Christensen","given":"Tamlin"},{"family":"Benvenuto","given":"Michael"}],"issued":{"date-parts":[["2001"]]}}},{"id":927,"uris":["http://zotero.org/users/5195166/items/9PVXFGY9"],"uri":["http://zotero.org/users/5195166/items/9PVXFGY9"],"itemData":{"id":927,"type":"article-journal","title":"Cognition and Emotion Negative emotion differentiation: Its personality and well-being correlates and a comparison of different assessment methods Negative emotion differentiation: Its personality and well-being correlates and a comparison of different as","abstract":"ISSN: 0269-9931 (Print) 1464-0600 (Online) Journal homepage: http://www.tandfonline.com/loi/pcem20 Previous research has shown that individual differences in negative emotion differentiation may play a prominent role in well-being. Yet, many basic questions about negative emotion differentiation remain unanswered, including how it relates and overlaps with related and known dimensions of individual differences and what its possible underlying processes are. To answer these questions, in the current article we present three correlational studies that chart the nomological network of individual differences in negative emotion differentiation in terms of personality, difficulties in identifying and describing feelings, and several indicators of well-being, propose a novel paradigm to assess it in the lab, and explore relationships with a possible underlying mechanism in terms of the motivation to approach or avoid emotions. The results affirm consistent relations between negative emotion differentiation and indicators of adjustment like negative affect, self-esteem, neuroticism, depression and meta-knowledge about one's emotions, and show how it is related to the motivation to experience affective states.","URL":"http://www.tandfonline.com/action/journalInformation?journalCode=pcem20 https://doi.org/10.1080/02699931.2013.875890","DOI":"10.1080/02699931.2013.875890","author":[{"family":"Erbas","given":"Yasemin"},{"family":"Ceulemans","given":"Eva"},{"family":"Pe","given":"Madeline Lee"},{"family":"Koval","given":"Peter"},{"family":"Kuppens","given":"Peter"}],"issued":{"date-parts":[["2014"]]}}},{"id":474,"uris":["http://zotero.org/users/5195166/items/PXQ3J8JZ"],"uri":["http://zotero.org/users/5195166/items/PXQ3J8JZ"],"itemData":{"id":474,"type":"article-journal","title":"Unpacking Emotion Differentiation: Transforming Unpleasant Experience by Perceiving Distinctions in Negativity","container-title":"Current Directions in Psychological Science","abstract":"Being able to carefully perceive and distinguish the rich complexity in emotional experiences is a key component of psychological interventions. We review research in clinical, social, and health psychology that offers insights into the adaptive value of putting feelings into words with a high degree of complexity (i.e., emotion differentiation or emotional granularity). According to recent research, upon experiencing intense distress, individuals who experience their emotions with more granularity are less likely to resort to maladaptive self-regulatory strategies such as binge drinking, aggression, and self-injurious behavior; show less neural reactivity to rejection; and experience less severe anxiety and depressive disorders. These findings shed light on how negative emotions and stressful experiences can be transformed by people's emotion-differentiation skill. Besides basic research suggesting that emotion differentiation is an important developmental process, evidence suggests that interventions designed to improve emotion differentiation can both reduce psychological problems and increase various strands of well-being.","DOI":"10.1177/0963721414550708","ISSN":"14678721","author":[{"family":"Kashdan","given":"Todd B."},{"family":"Barrett","given":"Lisa Feldman"},{"family":"McKnight","given":"Patrick E."}],"issued":{"date-parts":[["2015"]]}}}],"schema":"https://github.com/citation-style-language/schema/raw/master/csl-citation.json"} </w:instrText>
      </w:r>
      <w:r>
        <w:fldChar w:fldCharType="separate"/>
      </w:r>
      <w:r w:rsidR="00C32DED">
        <w:rPr>
          <w:noProof/>
        </w:rPr>
        <w:t>(Barrett, Gross, Conner Christensen, &amp; Benvenuto, 2001; Erbas, Ceulemans, Pe, Koval, &amp; Kuppens, 2014; Kashdan, Barrett, &amp; McKnight, 2015)</w:t>
      </w:r>
      <w:r>
        <w:fldChar w:fldCharType="end"/>
      </w:r>
      <w:r>
        <w:t>.</w:t>
      </w:r>
      <w:r w:rsidR="00F35E42">
        <w:t xml:space="preserve"> </w:t>
      </w:r>
      <w:commentRangeStart w:id="238"/>
      <w:r w:rsidR="00F35E42">
        <w:t>The</w:t>
      </w:r>
      <w:commentRangeEnd w:id="238"/>
      <w:r w:rsidR="00B06C2B">
        <w:rPr>
          <w:rStyle w:val="CommentReference"/>
        </w:rPr>
        <w:commentReference w:id="238"/>
      </w:r>
      <w:r w:rsidR="00F35E42">
        <w:t xml:space="preserve"> results of this study</w:t>
      </w:r>
      <w:ins w:id="239" w:author="Eric Vanman" w:date="2018-11-26T09:37:00Z">
        <w:r w:rsidR="005550AD">
          <w:t>,</w:t>
        </w:r>
      </w:ins>
      <w:r w:rsidR="00F35E42">
        <w:t xml:space="preserve"> </w:t>
      </w:r>
      <w:r w:rsidR="00F35E42">
        <w:lastRenderedPageBreak/>
        <w:t>however</w:t>
      </w:r>
      <w:ins w:id="240" w:author="Eric Vanman" w:date="2018-11-26T09:37:00Z">
        <w:r w:rsidR="005550AD">
          <w:t>,</w:t>
        </w:r>
      </w:ins>
      <w:r w:rsidR="00F35E42">
        <w:t xml:space="preserve"> indicate</w:t>
      </w:r>
      <w:del w:id="241" w:author="Eric Vanman" w:date="2018-11-26T09:37:00Z">
        <w:r w:rsidR="00F35E42" w:rsidDel="005550AD">
          <w:delText>d</w:delText>
        </w:r>
      </w:del>
      <w:r w:rsidR="00F35E42">
        <w:t xml:space="preserve"> that higher levels of alexithymia </w:t>
      </w:r>
      <w:del w:id="242" w:author="Eric Vanman" w:date="2018-11-26T09:37:00Z">
        <w:r w:rsidR="00F35E42" w:rsidDel="005550AD">
          <w:delText xml:space="preserve">were </w:delText>
        </w:r>
      </w:del>
      <w:ins w:id="243" w:author="Eric Vanman" w:date="2018-11-26T09:37:00Z">
        <w:r w:rsidR="005550AD">
          <w:t xml:space="preserve">are </w:t>
        </w:r>
      </w:ins>
      <w:r w:rsidR="00F35E42">
        <w:t>related to less intense negative affective perceptions</w:t>
      </w:r>
      <w:ins w:id="244" w:author="Eric Vanman" w:date="2018-11-26T09:37:00Z">
        <w:r w:rsidR="005550AD">
          <w:t>,</w:t>
        </w:r>
      </w:ins>
      <w:r w:rsidR="00F35E42">
        <w:t xml:space="preserve"> which likely influences subsequent experiences. As alexithymia was not found to influence positive affective perceptions</w:t>
      </w:r>
      <w:ins w:id="245" w:author="Eric Vanman" w:date="2018-11-26T09:37:00Z">
        <w:r w:rsidR="005550AD">
          <w:t>,</w:t>
        </w:r>
      </w:ins>
      <w:r w:rsidR="00F35E42">
        <w:t xml:space="preserve"> it does not appear that there is an overall perceptual deficit in alexithymia.</w:t>
      </w:r>
      <w:r w:rsidR="00AA4FCB">
        <w:t xml:space="preserve"> This is consistent with the emerging attention-appraisal model of alexithymia, whereby people high in alexithymia divert attention away from negative stimuli which is related to downstream difficulties in appraising emotions</w:t>
      </w:r>
      <w:r w:rsidR="00C32DED">
        <w:t xml:space="preserve"> </w:t>
      </w:r>
      <w:r w:rsidR="00C32DED">
        <w:fldChar w:fldCharType="begin"/>
      </w:r>
      <w:r w:rsidR="00C32DED">
        <w:instrText xml:space="preserve"> ADDIN ZOTERO_ITEM CSL_CITATION {"citationID":"oU9XXy6a","properties":{"formattedCitation":"(D. Preece, Becerra, Allan, Robinson, &amp; Dandy, 2017)","plainCitation":"(D. Preece, Becerra, Allan, Robinson, &amp; Dandy, 2017)","dontUpdate":true,"noteIndex":0},"citationItems":[{"id":1257,"uris":["http://zotero.org/users/5195166/items/3DGFFEXW"],"uri":["http://zotero.org/users/5195166/items/3DGFFEXW"],"itemData":{"id":1257,"type":"article-journal","title":"Establishing the theoretical components of alexithymia via factor analysis: Introduction and validation of the attention-appraisal model of alexithymia","container-title":"Personality and Individual Differences","page":"341-352","volume":"119","source":"ScienceDirect","abstract":"Alexithymia is an important mental health construct, but there is continuing debate regarding its definition and measurement. We attempt to resolve this definitional uncertainty in two ways. Firstly, we trace the development of the alexithymia construct, focusing particularly on what we call the Toronto and Amsterdam models, and examine a body of empirical research that shows strong support for the hypothesis that alexithymia consists of three components (difficulty identifying feelings, difficulty describing feelings, and externally orientated thinking). Based on these components, we formulate an alternate theoretical model of alexithymia, the attention-appraisal model of alexithymia, that aligns alexithymia theory with recent advances in the broader emotion regulation field. Secondly, we examine the construct's latent structure by factor analysing data from multiple psychometric measures administered to a community sample (N=368). Our results suggest statistical support for our model, rather than the Toronto or Amsterdam models. We end by discussing how our model accounts for several unresolved issues within the alexithymia field, including the construct's relation to imaginal capacities and emotional reactivity, whether alexithymia is a deficit or a defence, how it might be addressed in psychiatric treatment, and the discordance that has existed between alexithymia theory and alexithymia measurement.\nEthical statement\nEthics approval for this project was granted by the Edith Cowan University Human Research Ethics Committee. The guidelines of this committee were followed. All participants provided informed consent for their data to be used.","DOI":"10.1016/j.paid.2017.08.003","ISSN":"0191-8869","shortTitle":"Establishing the theoretical components of alexithymia via factor analysis","journalAbbreviation":"Personality and Individual Differences","author":[{"family":"Preece","given":"David"},{"family":"Becerra","given":"Rodrigo"},{"family":"Allan","given":"Alfred"},{"family":"Robinson","given":"Ken"},{"family":"Dandy","given":"Justine"}],"issued":{"date-parts":[["2017",12,1]]}}}],"schema":"https://github.com/citation-style-language/schema/raw/master/csl-citation.json"} </w:instrText>
      </w:r>
      <w:r w:rsidR="00C32DED">
        <w:fldChar w:fldCharType="separate"/>
      </w:r>
      <w:r w:rsidR="00C32DED">
        <w:rPr>
          <w:noProof/>
        </w:rPr>
        <w:t>(Preece, Becerra, Allan, Robinson, &amp; Dandy, 2017)</w:t>
      </w:r>
      <w:r w:rsidR="00C32DED">
        <w:fldChar w:fldCharType="end"/>
      </w:r>
      <w:r w:rsidR="00C32DED">
        <w:t>.</w:t>
      </w:r>
      <w:r w:rsidR="00AA4FCB">
        <w:t xml:space="preserve"> </w:t>
      </w:r>
      <w:r w:rsidR="00FF189E">
        <w:t>With this in mind</w:t>
      </w:r>
      <w:ins w:id="246" w:author="Eric Vanman" w:date="2018-11-26T09:37:00Z">
        <w:r w:rsidR="005550AD">
          <w:t>,</w:t>
        </w:r>
      </w:ins>
      <w:r w:rsidR="00FF189E">
        <w:t xml:space="preserve"> </w:t>
      </w:r>
      <w:r w:rsidR="00D66D48">
        <w:t xml:space="preserve">future studies should look to manipulate attentional focus during negative stimuli presentation to establish whether intensity of affective experience can be expanded. Such research looking to increase affective processing of negative stimuli would then provide grounds for deliberate efforts to expand emotion knowledge in alexithymia. This would in turn aid </w:t>
      </w:r>
      <w:del w:id="247" w:author="Eric Vanman" w:date="2018-11-26T09:38:00Z">
        <w:r w:rsidR="00D66D48" w:rsidDel="00C41A37">
          <w:delText xml:space="preserve">improvements in </w:delText>
        </w:r>
      </w:del>
      <w:r w:rsidR="00D66D48">
        <w:t xml:space="preserve">negative emotion differentiation, which has been shown to be reduced in alexithymia while positive emotion differentiation is not affected </w:t>
      </w:r>
      <w:commentRangeStart w:id="248"/>
      <w:r w:rsidR="00D66D48">
        <w:fldChar w:fldCharType="begin"/>
      </w:r>
      <w:r w:rsidR="00D66D48">
        <w:instrText xml:space="preserve"> ADDIN ZOTERO_ITEM CSL_CITATION {"citationID":"nyFRzQaT","properties":{"formattedCitation":"(Aaron, Snodgress, Blain, &amp; Park, 2018)","plainCitation":"(Aaron, Snodgress, Blain, &amp; Park, 2018)","noteIndex":0},"citationItems":[{"id":306,"uris":["http://zotero.org/users/5195166/items/ZAYA3XVC"],"uri":["http://zotero.org/users/5195166/items/ZAYA3XVC"],"itemData":{"id":306,"type":"article-journal","title":"Affect labeling and other aspects of emotional experiences in relation to alexithymia following standardized emotion inductions","container-title":"Psychiatry Research","page":"115–123","volume":"262","abstract":"Alexithymia is associated with increased risk for mental and physical health disorders but available assessments rely exclusively on self-report. The major aim of the current study was to develop and implement a performance-based task designed to characterize and quantify the relationship between one's description of emotional experience and self-reported alexithymia. Specifically, we examined performance-based measures of affect labeling of one's own emotions, emotional granularity and dialecticism. Healthy participants (N = 108) completed the Toronto Alexithymia Scale–20 Item Questionnaire. Participants viewed a series of film clips standardized to elicit discrete emotional states. After each clip, they indicated the emotion they experienced “the most” and rated a list of non-primary emotions, which formed indices of emotional granularity and dialecticism. Alexithymia was associated with increased tendency to report experiencing “no emotion” following evocative film clips, reduced negative emotional granularity and dialecticism of experienced emotions. TAS-20 subscales were each associated with a unique set of emotional correlates. In a healthy population, alexithymia is associated with reduced awareness of emotional states, and reduced dialecticism and granularity of negative (but not positive) emotions. Our performance-based assessment enriches understanding of the mechanisms underlying alexithymia by underscoring the central importance of emotion awareness, negative emotional granularity and dialecticism.","DOI":"10.1016/J.PSYCHRES.2018.02.014","ISSN":"0165-1781","author":[{"family":"Aaron","given":"Rachel V."},{"family":"Snodgress","given":"Matthew A."},{"family":"Blain","given":"Scott D."},{"family":"Park","given":"Sohee"}],"issued":{"date-parts":[["2018",4]]}}}],"schema":"https://github.com/citation-style-language/schema/raw/master/csl-citation.json"} </w:instrText>
      </w:r>
      <w:r w:rsidR="00D66D48">
        <w:fldChar w:fldCharType="separate"/>
      </w:r>
      <w:r w:rsidR="00D66D48">
        <w:rPr>
          <w:noProof/>
        </w:rPr>
        <w:t>(Aaron, Snodgress, Blain, &amp; Park, 2018)</w:t>
      </w:r>
      <w:r w:rsidR="00D66D48">
        <w:fldChar w:fldCharType="end"/>
      </w:r>
      <w:commentRangeEnd w:id="248"/>
      <w:r w:rsidR="0011117D">
        <w:rPr>
          <w:rStyle w:val="CommentReference"/>
        </w:rPr>
        <w:commentReference w:id="248"/>
      </w:r>
      <w:r w:rsidR="00D66D48">
        <w:t xml:space="preserve">. </w:t>
      </w:r>
    </w:p>
    <w:p w14:paraId="70ECC4A8" w14:textId="5B32FE11" w:rsidR="00F35E42" w:rsidRDefault="00D66D48" w:rsidP="00671C7D">
      <w:r>
        <w:t xml:space="preserve">The current study only tested </w:t>
      </w:r>
      <w:ins w:id="249" w:author="Genevieve" w:date="2018-11-26T16:10:00Z">
        <w:r w:rsidR="00B06C2B">
          <w:t xml:space="preserve">musical emotion </w:t>
        </w:r>
      </w:ins>
      <w:r>
        <w:t>word recall</w:t>
      </w:r>
      <w:del w:id="250" w:author="Eric Vanman" w:date="2018-11-26T09:38:00Z">
        <w:r w:rsidDel="00C41A37">
          <w:delText xml:space="preserve">, </w:delText>
        </w:r>
      </w:del>
      <w:ins w:id="251" w:author="Eric Vanman" w:date="2018-11-26T09:38:00Z">
        <w:r w:rsidR="00C41A37">
          <w:t xml:space="preserve">; </w:t>
        </w:r>
      </w:ins>
      <w:r>
        <w:t>therefore</w:t>
      </w:r>
      <w:ins w:id="252" w:author="Eric Vanman" w:date="2018-11-26T09:38:00Z">
        <w:r w:rsidR="00C41A37">
          <w:t>,</w:t>
        </w:r>
      </w:ins>
      <w:r>
        <w:t xml:space="preserve"> </w:t>
      </w:r>
      <w:ins w:id="253" w:author="Eric Vanman" w:date="2018-11-26T09:38:00Z">
        <w:r w:rsidR="00C41A37">
          <w:t xml:space="preserve">it is plausible that </w:t>
        </w:r>
      </w:ins>
      <w:r>
        <w:t xml:space="preserve">participants may have been recalling words that they had </w:t>
      </w:r>
      <w:r w:rsidR="00DB5711">
        <w:t>learned as relating to</w:t>
      </w:r>
      <w:r>
        <w:t xml:space="preserve"> musical emotions without having a conceptual understanding of what is constituted by that emotional expression. </w:t>
      </w:r>
      <w:r w:rsidR="00916378">
        <w:t xml:space="preserve">Thus, it </w:t>
      </w:r>
      <w:del w:id="254" w:author="Eric Vanman" w:date="2018-11-26T09:39:00Z">
        <w:r w:rsidR="00916378" w:rsidDel="00C41A37">
          <w:delText>cannot be known</w:delText>
        </w:r>
      </w:del>
      <w:ins w:id="255" w:author="Eric Vanman" w:date="2018-11-26T09:39:00Z">
        <w:r w:rsidR="00C41A37">
          <w:t>is not known</w:t>
        </w:r>
      </w:ins>
      <w:r w:rsidR="00916378">
        <w:t xml:space="preserve"> how alexithymia relates to the understanding of emotional concepts, which are vital for perception and experience (Barrett, 2017a). </w:t>
      </w:r>
      <w:del w:id="256" w:author="Eric Vanman" w:date="2018-11-26T09:39:00Z">
        <w:r w:rsidR="00916378" w:rsidDel="00C41A37">
          <w:delText xml:space="preserve">Furthermore, while </w:delText>
        </w:r>
      </w:del>
      <w:ins w:id="257" w:author="Eric Vanman" w:date="2018-11-26T09:39:00Z">
        <w:r w:rsidR="00C41A37">
          <w:t xml:space="preserve">Although our results have </w:t>
        </w:r>
      </w:ins>
      <w:r w:rsidR="00916378">
        <w:t xml:space="preserve">implications </w:t>
      </w:r>
      <w:del w:id="258" w:author="Eric Vanman" w:date="2018-11-26T09:39:00Z">
        <w:r w:rsidR="00916378" w:rsidDel="00C41A37">
          <w:delText>have been made in regard</w:delText>
        </w:r>
      </w:del>
      <w:ins w:id="259" w:author="Eric Vanman" w:date="2018-11-26T09:39:00Z">
        <w:r w:rsidR="00C41A37">
          <w:t>regarding</w:t>
        </w:r>
      </w:ins>
      <w:del w:id="260" w:author="Eric Vanman" w:date="2018-11-26T09:39:00Z">
        <w:r w:rsidR="00916378" w:rsidDel="00C41A37">
          <w:delText xml:space="preserve"> to</w:delText>
        </w:r>
      </w:del>
      <w:r w:rsidR="00916378">
        <w:t xml:space="preserve"> </w:t>
      </w:r>
      <w:r w:rsidR="00DB5711">
        <w:t xml:space="preserve">discrete </w:t>
      </w:r>
      <w:r w:rsidR="00916378">
        <w:t>emotion</w:t>
      </w:r>
      <w:r w:rsidR="00DB5711">
        <w:t xml:space="preserve"> categorization and</w:t>
      </w:r>
      <w:r w:rsidR="00916378">
        <w:t xml:space="preserve"> differentiation</w:t>
      </w:r>
      <w:ins w:id="261" w:author="Eric Vanman" w:date="2018-11-26T09:39:00Z">
        <w:r w:rsidR="00C41A37">
          <w:t>,</w:t>
        </w:r>
      </w:ins>
      <w:r w:rsidR="00916378">
        <w:t xml:space="preserve"> this study only measured affective responses and</w:t>
      </w:r>
      <w:ins w:id="262" w:author="Eric Vanman" w:date="2018-11-26T09:39:00Z">
        <w:r w:rsidR="00C41A37">
          <w:t>,</w:t>
        </w:r>
      </w:ins>
      <w:r w:rsidR="00916378">
        <w:t xml:space="preserve"> by extension</w:t>
      </w:r>
      <w:ins w:id="263" w:author="Eric Vanman" w:date="2018-11-26T09:40:00Z">
        <w:r w:rsidR="00C41A37">
          <w:t>,</w:t>
        </w:r>
      </w:ins>
      <w:r w:rsidR="00916378">
        <w:t xml:space="preserve"> perceptual intensity. A consequence of this is that affect intensity cannot be specifically related to differentiation ability. It is further likely that the depth of emotion concept knowledge would have an additive effect in predicting emotional differentiation. Therefore, future studies should investigate not just the size of the emotional </w:t>
      </w:r>
      <w:r w:rsidR="00916378">
        <w:lastRenderedPageBreak/>
        <w:t xml:space="preserve">lexicon but also the specificity of knowledge about each listed </w:t>
      </w:r>
      <w:commentRangeStart w:id="264"/>
      <w:r w:rsidR="00916378">
        <w:t>emotion</w:t>
      </w:r>
      <w:commentRangeEnd w:id="264"/>
      <w:r w:rsidR="00C41A37">
        <w:rPr>
          <w:rStyle w:val="CommentReference"/>
        </w:rPr>
        <w:commentReference w:id="264"/>
      </w:r>
      <w:r w:rsidR="00916378">
        <w:t xml:space="preserve"> as well as differential perception of emotions in addition to affect perception. Despite these limitations</w:t>
      </w:r>
      <w:ins w:id="265" w:author="Eric Vanman" w:date="2018-11-26T09:40:00Z">
        <w:r w:rsidR="00341598">
          <w:t>,</w:t>
        </w:r>
      </w:ins>
      <w:r w:rsidR="00DB5711">
        <w:t xml:space="preserve"> the current study</w:t>
      </w:r>
      <w:ins w:id="266" w:author="Eric Vanman" w:date="2018-11-26T09:40:00Z">
        <w:r w:rsidR="00341598">
          <w:t xml:space="preserve"> provides</w:t>
        </w:r>
      </w:ins>
      <w:r w:rsidR="00916378">
        <w:t xml:space="preserve"> </w:t>
      </w:r>
      <w:del w:id="267" w:author="Eric Vanman" w:date="2018-11-26T09:40:00Z">
        <w:r w:rsidR="00916378" w:rsidDel="00341598">
          <w:delText xml:space="preserve">specific </w:delText>
        </w:r>
      </w:del>
      <w:r w:rsidR="00916378">
        <w:t>evidence for</w:t>
      </w:r>
      <w:ins w:id="268" w:author="Eric Vanman" w:date="2018-11-26T09:41:00Z">
        <w:r w:rsidR="00341598">
          <w:t xml:space="preserve"> specific effects of</w:t>
        </w:r>
      </w:ins>
      <w:r w:rsidR="00916378">
        <w:t xml:space="preserve"> </w:t>
      </w:r>
      <w:r w:rsidR="00DB5711">
        <w:t xml:space="preserve">negative </w:t>
      </w:r>
      <w:r w:rsidR="00916378">
        <w:t xml:space="preserve">valence </w:t>
      </w:r>
      <w:del w:id="269" w:author="Eric Vanman" w:date="2018-11-26T09:41:00Z">
        <w:r w:rsidR="00916378" w:rsidDel="00341598">
          <w:delText>specific effects of</w:delText>
        </w:r>
      </w:del>
      <w:ins w:id="270" w:author="Eric Vanman" w:date="2018-11-26T09:41:00Z">
        <w:r w:rsidR="00341598">
          <w:t>and</w:t>
        </w:r>
      </w:ins>
      <w:r w:rsidR="00916378">
        <w:t xml:space="preserve"> alexithymia on </w:t>
      </w:r>
      <w:ins w:id="271" w:author="Eric Vanman" w:date="2018-11-26T09:41:00Z">
        <w:r w:rsidR="00341598">
          <w:t xml:space="preserve">the perception of </w:t>
        </w:r>
      </w:ins>
      <w:r w:rsidR="00916378">
        <w:t xml:space="preserve">auditory stimuli, which </w:t>
      </w:r>
      <w:del w:id="272" w:author="Eric Vanman" w:date="2018-11-26T09:41:00Z">
        <w:r w:rsidR="00916378" w:rsidDel="00341598">
          <w:delText xml:space="preserve">is </w:delText>
        </w:r>
      </w:del>
      <w:ins w:id="273" w:author="Eric Vanman" w:date="2018-11-26T09:41:00Z">
        <w:r w:rsidR="00341598">
          <w:t xml:space="preserve">are </w:t>
        </w:r>
      </w:ins>
      <w:r w:rsidR="00916378">
        <w:t>often experienced</w:t>
      </w:r>
      <w:ins w:id="274" w:author="Eric Vanman" w:date="2018-11-26T09:41:00Z">
        <w:r w:rsidR="00341598">
          <w:t xml:space="preserve"> in everyday life</w:t>
        </w:r>
      </w:ins>
      <w:r w:rsidR="00916378">
        <w:t xml:space="preserve"> but understudied in comparison to</w:t>
      </w:r>
      <w:ins w:id="275" w:author="Eric Vanman" w:date="2018-11-26T09:41:00Z">
        <w:r w:rsidR="00341598">
          <w:t xml:space="preserve"> </w:t>
        </w:r>
      </w:ins>
      <w:ins w:id="276" w:author="Genevieve" w:date="2018-11-26T16:11:00Z">
        <w:r w:rsidR="00B06C2B">
          <w:t xml:space="preserve">visual stimuli such as images and </w:t>
        </w:r>
      </w:ins>
      <w:ins w:id="277" w:author="Eric Vanman" w:date="2018-11-26T09:41:00Z">
        <w:del w:id="278" w:author="Genevieve" w:date="2018-11-26T16:11:00Z">
          <w:r w:rsidR="00341598" w:rsidDel="00B06C2B">
            <w:delText>th</w:delText>
          </w:r>
        </w:del>
      </w:ins>
      <w:ins w:id="279" w:author="Eric Vanman" w:date="2018-11-26T09:42:00Z">
        <w:del w:id="280" w:author="Genevieve" w:date="2018-11-26T16:11:00Z">
          <w:r w:rsidR="00341598" w:rsidDel="00B06C2B">
            <w:delText>e perception of</w:delText>
          </w:r>
        </w:del>
      </w:ins>
      <w:del w:id="281" w:author="Genevieve" w:date="2018-11-26T16:11:00Z">
        <w:r w:rsidR="00916378" w:rsidDel="00B06C2B">
          <w:delText xml:space="preserve"> </w:delText>
        </w:r>
      </w:del>
      <w:r w:rsidR="00916378">
        <w:t>facial expressions</w:t>
      </w:r>
      <w:ins w:id="282" w:author="Eric Vanman" w:date="2018-11-26T09:42:00Z">
        <w:r w:rsidR="00341598">
          <w:t>, for example</w:t>
        </w:r>
      </w:ins>
      <w:r w:rsidR="00916378">
        <w:t>. Furthermore, th</w:t>
      </w:r>
      <w:del w:id="283" w:author="Eric Vanman" w:date="2018-11-26T09:42:00Z">
        <w:r w:rsidR="00916378" w:rsidDel="00341598">
          <w:delText>e current</w:delText>
        </w:r>
      </w:del>
      <w:ins w:id="284" w:author="Eric Vanman" w:date="2018-11-26T09:42:00Z">
        <w:r w:rsidR="00341598">
          <w:t>is</w:t>
        </w:r>
      </w:ins>
      <w:r w:rsidR="00916378">
        <w:t xml:space="preserve"> study has demonstrated that deficits in processing of stimuli extend to longer stimuli presentations</w:t>
      </w:r>
      <w:ins w:id="285" w:author="Eric Vanman" w:date="2018-11-26T09:42:00Z">
        <w:r w:rsidR="00341598">
          <w:t>,</w:t>
        </w:r>
      </w:ins>
      <w:r w:rsidR="00916378">
        <w:t xml:space="preserve"> whereby previous studies have singled out temporal constraints as a factor that influences the processing ability of people with </w:t>
      </w:r>
      <w:commentRangeStart w:id="286"/>
      <w:r w:rsidR="00916378">
        <w:t>alexithymia</w:t>
      </w:r>
      <w:commentRangeEnd w:id="286"/>
      <w:r w:rsidR="00341598">
        <w:rPr>
          <w:rStyle w:val="CommentReference"/>
        </w:rPr>
        <w:commentReference w:id="286"/>
      </w:r>
      <w:r w:rsidR="00916378">
        <w:t xml:space="preserve">. </w:t>
      </w:r>
    </w:p>
    <w:sdt>
      <w:sdtPr>
        <w:rPr>
          <w:rFonts w:asciiTheme="minorHAnsi" w:eastAsiaTheme="minorEastAsia" w:hAnsiTheme="minorHAnsi" w:cstheme="minorBidi"/>
        </w:rPr>
        <w:id w:val="62297111"/>
        <w:docPartObj>
          <w:docPartGallery w:val="Bibliographies"/>
          <w:docPartUnique/>
        </w:docPartObj>
      </w:sdtPr>
      <w:sdtEndPr/>
      <w:sdtContent>
        <w:p w14:paraId="06D3348C" w14:textId="77777777" w:rsidR="00E81978" w:rsidRDefault="005D3A03">
          <w:pPr>
            <w:pStyle w:val="SectionTitle"/>
          </w:pPr>
          <w:r>
            <w:rPr>
              <w:lang w:val="en-GB" w:bidi="en-GB"/>
            </w:rPr>
            <w:t>References</w:t>
          </w:r>
        </w:p>
        <w:p w14:paraId="2488F97F" w14:textId="77777777" w:rsidR="00C32DED" w:rsidRPr="00C32DED" w:rsidRDefault="00916378" w:rsidP="00C32DED">
          <w:pPr>
            <w:pStyle w:val="Bibliography"/>
            <w:rPr>
              <w:rFonts w:ascii="Times New Roman" w:cs="Times New Roman"/>
            </w:rPr>
          </w:pPr>
          <w:r>
            <w:rPr>
              <w:noProof/>
            </w:rPr>
            <w:fldChar w:fldCharType="begin"/>
          </w:r>
          <w:r>
            <w:rPr>
              <w:noProof/>
            </w:rPr>
            <w:instrText xml:space="preserve"> ADDIN ZOTERO_BIBL {"uncited":[],"omitted":[],"custom":[]} CSL_BIBLIOGRAPHY </w:instrText>
          </w:r>
          <w:r>
            <w:rPr>
              <w:noProof/>
            </w:rPr>
            <w:fldChar w:fldCharType="separate"/>
          </w:r>
          <w:r w:rsidR="00C32DED" w:rsidRPr="00C32DED">
            <w:rPr>
              <w:rFonts w:ascii="Times New Roman" w:cs="Times New Roman"/>
            </w:rPr>
            <w:t xml:space="preserve">Aaron, R. V., Snodgress, M. A., Blain, S. D., &amp; Park, S. (2018). Affect labeling and other aspects of emotional experiences in relation to alexithymia following standardized emotion inductions. </w:t>
          </w:r>
          <w:r w:rsidR="00C32DED" w:rsidRPr="00C32DED">
            <w:rPr>
              <w:rFonts w:ascii="Times New Roman" w:cs="Times New Roman"/>
              <w:i/>
              <w:iCs/>
            </w:rPr>
            <w:t>Psychiatry Research</w:t>
          </w:r>
          <w:r w:rsidR="00C32DED" w:rsidRPr="00C32DED">
            <w:rPr>
              <w:rFonts w:ascii="Times New Roman" w:cs="Times New Roman"/>
            </w:rPr>
            <w:t xml:space="preserve">, </w:t>
          </w:r>
          <w:r w:rsidR="00C32DED" w:rsidRPr="00C32DED">
            <w:rPr>
              <w:rFonts w:ascii="Times New Roman" w:cs="Times New Roman"/>
              <w:i/>
              <w:iCs/>
            </w:rPr>
            <w:t>262</w:t>
          </w:r>
          <w:r w:rsidR="00C32DED" w:rsidRPr="00C32DED">
            <w:rPr>
              <w:rFonts w:ascii="Times New Roman" w:cs="Times New Roman"/>
            </w:rPr>
            <w:t>, 115–123. https://doi.org/10.1016/J.PSYCHRES.2018.02.014</w:t>
          </w:r>
        </w:p>
        <w:p w14:paraId="35D8331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Allen, R., Davis, R., &amp; Hill, E. (2013). The Effects of Autism and Alexithymia on Physiological and Verbal Responsiveness to Music. </w:t>
          </w:r>
          <w:r w:rsidRPr="00C32DED">
            <w:rPr>
              <w:rFonts w:ascii="Times New Roman" w:cs="Times New Roman"/>
              <w:i/>
              <w:iCs/>
            </w:rPr>
            <w:t>Journal of Autism and Developmental Disorders</w:t>
          </w:r>
          <w:r w:rsidRPr="00C32DED">
            <w:rPr>
              <w:rFonts w:ascii="Times New Roman" w:cs="Times New Roman"/>
            </w:rPr>
            <w:t xml:space="preserve">, </w:t>
          </w:r>
          <w:r w:rsidRPr="00C32DED">
            <w:rPr>
              <w:rFonts w:ascii="Times New Roman" w:cs="Times New Roman"/>
              <w:i/>
              <w:iCs/>
            </w:rPr>
            <w:t>43</w:t>
          </w:r>
          <w:r w:rsidRPr="00C32DED">
            <w:rPr>
              <w:rFonts w:ascii="Times New Roman" w:cs="Times New Roman"/>
            </w:rPr>
            <w:t>(2), 432–444. https://doi.org/10.1007/s10803-012-1587-8</w:t>
          </w:r>
        </w:p>
        <w:p w14:paraId="422CA47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(2006). Solving the emotion paradox: Categorization and the experience of emotion, </w:t>
          </w:r>
          <w:r w:rsidRPr="00C32DED">
            <w:rPr>
              <w:rFonts w:ascii="Times New Roman" w:cs="Times New Roman"/>
              <w:i/>
              <w:iCs/>
            </w:rPr>
            <w:t>10</w:t>
          </w:r>
          <w:r w:rsidRPr="00C32DED">
            <w:rPr>
              <w:rFonts w:ascii="Times New Roman" w:cs="Times New Roman"/>
            </w:rPr>
            <w:t>, 20–46. https://doi.org/10.1207/s15327957pspr1001_2</w:t>
          </w:r>
        </w:p>
        <w:p w14:paraId="45AD478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(2017a). </w:t>
          </w:r>
          <w:r w:rsidRPr="00C32DED">
            <w:rPr>
              <w:rFonts w:ascii="Times New Roman" w:cs="Times New Roman"/>
              <w:i/>
              <w:iCs/>
            </w:rPr>
            <w:t>How Emotions Are Made: The secret life of the brain</w:t>
          </w:r>
          <w:r w:rsidRPr="00C32DED">
            <w:rPr>
              <w:rFonts w:ascii="Times New Roman" w:cs="Times New Roman"/>
            </w:rPr>
            <w:t>. New York: Houghton Mifflin Harcourt.</w:t>
          </w:r>
        </w:p>
        <w:p w14:paraId="239E2D5C"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(2017b). The theory of constructed emotion: An active inference account of interoception and categorization.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12 (1)</w:t>
          </w:r>
          <w:r w:rsidRPr="00C32DED">
            <w:rPr>
              <w:rFonts w:ascii="Times New Roman" w:cs="Times New Roman"/>
            </w:rPr>
            <w:t>(October 2016), 1–23. https://doi.org/10.1093/scan/nsw154</w:t>
          </w:r>
        </w:p>
        <w:p w14:paraId="063EED0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Bliss-Moreau, E., Duncan, S. L., Rauch, S. L., &amp; Wright, C. I. (2007). The amygdala and the experience of affect.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2</w:t>
          </w:r>
          <w:r w:rsidRPr="00C32DED">
            <w:rPr>
              <w:rFonts w:ascii="Times New Roman" w:cs="Times New Roman"/>
            </w:rPr>
            <w:t>(2), 73–83. https://doi.org/10.1093/scan/nsl042</w:t>
          </w:r>
        </w:p>
        <w:p w14:paraId="3718E24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Barrett, L. F., Gross, J., Conner Christensen, T., &amp; Benvenuto, M. (2001). Knowing what you’re feeling and knowing what to do about it: Mapping the relation between emotion differentiation and emotion regulation. </w:t>
          </w:r>
          <w:r w:rsidRPr="00C32DED">
            <w:rPr>
              <w:rFonts w:ascii="Times New Roman" w:cs="Times New Roman"/>
              <w:i/>
              <w:iCs/>
            </w:rPr>
            <w:t>Cognition &amp; Emotion</w:t>
          </w:r>
          <w:r w:rsidRPr="00C32DED">
            <w:rPr>
              <w:rFonts w:ascii="Times New Roman" w:cs="Times New Roman"/>
            </w:rPr>
            <w:t xml:space="preserve">, </w:t>
          </w:r>
          <w:r w:rsidRPr="00C32DED">
            <w:rPr>
              <w:rFonts w:ascii="Times New Roman" w:cs="Times New Roman"/>
              <w:i/>
              <w:iCs/>
            </w:rPr>
            <w:t>15</w:t>
          </w:r>
          <w:r w:rsidRPr="00C32DED">
            <w:rPr>
              <w:rFonts w:ascii="Times New Roman" w:cs="Times New Roman"/>
            </w:rPr>
            <w:t>(6), 713–724. https://doi.org/10.1080/02699930143000239</w:t>
          </w:r>
        </w:p>
        <w:p w14:paraId="50AD1CAD"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Bates, D., Mächler, M., Bolker, B., &amp; Walker, S. (2015). Fitting Linear Mixed-Effects Models Using lme4. </w:t>
          </w:r>
          <w:r w:rsidRPr="00C32DED">
            <w:rPr>
              <w:rFonts w:ascii="Times New Roman" w:cs="Times New Roman"/>
              <w:i/>
              <w:iCs/>
            </w:rPr>
            <w:t>Journal of Statistical Software</w:t>
          </w:r>
          <w:r w:rsidRPr="00C32DED">
            <w:rPr>
              <w:rFonts w:ascii="Times New Roman" w:cs="Times New Roman"/>
            </w:rPr>
            <w:t xml:space="preserve">, </w:t>
          </w:r>
          <w:r w:rsidRPr="00C32DED">
            <w:rPr>
              <w:rFonts w:ascii="Times New Roman" w:cs="Times New Roman"/>
              <w:i/>
              <w:iCs/>
            </w:rPr>
            <w:t>67</w:t>
          </w:r>
          <w:r w:rsidRPr="00C32DED">
            <w:rPr>
              <w:rFonts w:ascii="Times New Roman" w:cs="Times New Roman"/>
            </w:rPr>
            <w:t>(1), 1–48. https://doi.org/10.18637/jss.v067.i01</w:t>
          </w:r>
        </w:p>
        <w:p w14:paraId="1C31E7C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Cespedes-Guevara, J., &amp; Eerola, T. (2018). Music Communicates Affects, Not Basic Emotions – A Constructionist Account of Attribution of Emotional Meanings to Music. </w:t>
          </w:r>
          <w:r w:rsidRPr="00C32DED">
            <w:rPr>
              <w:rFonts w:ascii="Times New Roman" w:cs="Times New Roman"/>
              <w:i/>
              <w:iCs/>
            </w:rPr>
            <w:t>Frontiers in Psychology</w:t>
          </w:r>
          <w:r w:rsidRPr="00C32DED">
            <w:rPr>
              <w:rFonts w:ascii="Times New Roman" w:cs="Times New Roman"/>
            </w:rPr>
            <w:t xml:space="preserve">, </w:t>
          </w:r>
          <w:r w:rsidRPr="00C32DED">
            <w:rPr>
              <w:rFonts w:ascii="Times New Roman" w:cs="Times New Roman"/>
              <w:i/>
              <w:iCs/>
            </w:rPr>
            <w:t>9</w:t>
          </w:r>
          <w:r w:rsidRPr="00C32DED">
            <w:rPr>
              <w:rFonts w:ascii="Times New Roman" w:cs="Times New Roman"/>
            </w:rPr>
            <w:t>, 215. https://doi.org/10.3389/fpsyg.2018.00215</w:t>
          </w:r>
        </w:p>
        <w:p w14:paraId="41946E7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Cohen, A. J. (2010). Music as a source of emotion in film. In P.N. Juslin &amp; J. A. Sloboda (Eds.), </w:t>
          </w:r>
          <w:r w:rsidRPr="00C32DED">
            <w:rPr>
              <w:rFonts w:ascii="Times New Roman" w:cs="Times New Roman"/>
              <w:i/>
              <w:iCs/>
            </w:rPr>
            <w:t>Handbook of Music and Emotion: Theory, Research, Applications</w:t>
          </w:r>
          <w:r w:rsidRPr="00C32DED">
            <w:rPr>
              <w:rFonts w:ascii="Times New Roman" w:cs="Times New Roman"/>
            </w:rPr>
            <w:t xml:space="preserve"> (p. 975). Oxford, UK.</w:t>
          </w:r>
        </w:p>
        <w:p w14:paraId="765FA50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da Silva, A. N., Vasco, A. B., &amp; Watson, J. C. (2017). Alexithymia and Emotional Processing: A Mediation Model. </w:t>
          </w:r>
          <w:r w:rsidRPr="00C32DED">
            <w:rPr>
              <w:rFonts w:ascii="Times New Roman" w:cs="Times New Roman"/>
              <w:i/>
              <w:iCs/>
            </w:rPr>
            <w:t>Journal of Clinical Psychology</w:t>
          </w:r>
          <w:r w:rsidRPr="00C32DED">
            <w:rPr>
              <w:rFonts w:ascii="Times New Roman" w:cs="Times New Roman"/>
            </w:rPr>
            <w:t>. https://doi.org/10.1002/jclp.22422</w:t>
          </w:r>
        </w:p>
        <w:p w14:paraId="4E4ABB6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Donges, U.-S., Kersting, A., &amp; Suslow, T. (2014). Alexithymia and perception of emotional information: A review of experimental psychological findings. </w:t>
          </w:r>
          <w:r w:rsidRPr="00C32DED">
            <w:rPr>
              <w:rFonts w:ascii="Times New Roman" w:cs="Times New Roman"/>
              <w:i/>
              <w:iCs/>
            </w:rPr>
            <w:t>Universitas Psychologica</w:t>
          </w:r>
          <w:r w:rsidRPr="00C32DED">
            <w:rPr>
              <w:rFonts w:ascii="Times New Roman" w:cs="Times New Roman"/>
            </w:rPr>
            <w:t xml:space="preserve">, </w:t>
          </w:r>
          <w:r w:rsidRPr="00C32DED">
            <w:rPr>
              <w:rFonts w:ascii="Times New Roman" w:cs="Times New Roman"/>
              <w:i/>
              <w:iCs/>
            </w:rPr>
            <w:t>13</w:t>
          </w:r>
          <w:r w:rsidRPr="00C32DED">
            <w:rPr>
              <w:rFonts w:ascii="Times New Roman" w:cs="Times New Roman"/>
            </w:rPr>
            <w:t>(2). https://doi.org/10.11144/Javeriana.UPSY13-2.apei</w:t>
          </w:r>
        </w:p>
        <w:p w14:paraId="24056CAA"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Donges, U.-S., &amp; Suslow, T. (2017). Alexithymia and automatic processing of emotional stimuli: a systematic review. </w:t>
          </w:r>
          <w:r w:rsidRPr="00C32DED">
            <w:rPr>
              <w:rFonts w:ascii="Times New Roman" w:cs="Times New Roman"/>
              <w:i/>
              <w:iCs/>
            </w:rPr>
            <w:t>Reviews in the Neurosciences</w:t>
          </w:r>
          <w:r w:rsidRPr="00C32DED">
            <w:rPr>
              <w:rFonts w:ascii="Times New Roman" w:cs="Times New Roman"/>
            </w:rPr>
            <w:t xml:space="preserve">, </w:t>
          </w:r>
          <w:r w:rsidRPr="00C32DED">
            <w:rPr>
              <w:rFonts w:ascii="Times New Roman" w:cs="Times New Roman"/>
              <w:i/>
              <w:iCs/>
            </w:rPr>
            <w:t>28</w:t>
          </w:r>
          <w:r w:rsidRPr="00C32DED">
            <w:rPr>
              <w:rFonts w:ascii="Times New Roman" w:cs="Times New Roman"/>
            </w:rPr>
            <w:t>(3), 247–264. https://doi.org/10.1515/revneuro-2016-0049</w:t>
          </w:r>
        </w:p>
        <w:p w14:paraId="7F267957" w14:textId="77777777" w:rsidR="00C32DED" w:rsidRPr="00C32DED" w:rsidRDefault="00C32DED" w:rsidP="00C32DED">
          <w:pPr>
            <w:pStyle w:val="Bibliography"/>
            <w:rPr>
              <w:rFonts w:ascii="Times New Roman" w:cs="Times New Roman"/>
            </w:rPr>
          </w:pPr>
          <w:r w:rsidRPr="00C32DED">
            <w:rPr>
              <w:rFonts w:ascii="Times New Roman" w:cs="Times New Roman"/>
            </w:rPr>
            <w:t>Erbas, Y., Ceulemans, E., Pe, M. L., Koval, P., &amp; Kuppens, P. (2014). Cognition and Emotion Negative emotion differentiation: Its personality and well-being correlates and a comparison of different assessment methods Negative emotion differentiation: Its personality and well-being correlates and a comparison of different as. https://doi.org/10.1080/02699931.2013.875890</w:t>
          </w:r>
        </w:p>
        <w:p w14:paraId="0209F8AB"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Goerlich, K. S., Witteman, J., Aleman, A., &amp; Martens, S. (2011). Hearing Feelings: Affective Categorization of Music and Speech in Alexithymia, an ERP Study. </w:t>
          </w:r>
          <w:r w:rsidRPr="00C32DED">
            <w:rPr>
              <w:rFonts w:ascii="Times New Roman" w:cs="Times New Roman"/>
              <w:i/>
              <w:iCs/>
            </w:rPr>
            <w:t>PLoS ONE</w:t>
          </w:r>
          <w:r w:rsidRPr="00C32DED">
            <w:rPr>
              <w:rFonts w:ascii="Times New Roman" w:cs="Times New Roman"/>
            </w:rPr>
            <w:t xml:space="preserve">, </w:t>
          </w:r>
          <w:r w:rsidRPr="00C32DED">
            <w:rPr>
              <w:rFonts w:ascii="Times New Roman" w:cs="Times New Roman"/>
              <w:i/>
              <w:iCs/>
            </w:rPr>
            <w:t>6</w:t>
          </w:r>
          <w:r w:rsidRPr="00C32DED">
            <w:rPr>
              <w:rFonts w:ascii="Times New Roman" w:cs="Times New Roman"/>
            </w:rPr>
            <w:t>(5), e19501. https://doi.org/10.1371/journal.pone.0019501</w:t>
          </w:r>
        </w:p>
        <w:p w14:paraId="5395678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Goerlich-Dobre, K. S., Votinov, M., Habel, U., Pripfl, J., &amp; Lamm, C. (2015). Neuroanatomical profiles of alexithymia dimensions and subtypes. </w:t>
          </w:r>
          <w:r w:rsidRPr="00C32DED">
            <w:rPr>
              <w:rFonts w:ascii="Times New Roman" w:cs="Times New Roman"/>
              <w:i/>
              <w:iCs/>
            </w:rPr>
            <w:t>Human Brain Mapping</w:t>
          </w:r>
          <w:r w:rsidRPr="00C32DED">
            <w:rPr>
              <w:rFonts w:ascii="Times New Roman" w:cs="Times New Roman"/>
            </w:rPr>
            <w:t xml:space="preserve">, </w:t>
          </w:r>
          <w:r w:rsidRPr="00C32DED">
            <w:rPr>
              <w:rFonts w:ascii="Times New Roman" w:cs="Times New Roman"/>
              <w:i/>
              <w:iCs/>
            </w:rPr>
            <w:t>36</w:t>
          </w:r>
          <w:r w:rsidRPr="00C32DED">
            <w:rPr>
              <w:rFonts w:ascii="Times New Roman" w:cs="Times New Roman"/>
            </w:rPr>
            <w:t>(10), 3805–3818. https://doi.org/10.1002/hbm.22879</w:t>
          </w:r>
        </w:p>
        <w:p w14:paraId="25B2653E"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Goerlich-Dobre, K. S., Witteman, J., Schiller, N. O., Van Heuven, V. J. P., Aleman, A., &amp; Martens, S. (2014). Blunted feelings: Alexithymia is associated with a diminished neural response to speech prosody. </w:t>
          </w:r>
          <w:r w:rsidRPr="00C32DED">
            <w:rPr>
              <w:rFonts w:ascii="Times New Roman" w:cs="Times New Roman"/>
              <w:i/>
              <w:iCs/>
            </w:rPr>
            <w:t>Social Cognitive and Affective Neuroscience</w:t>
          </w:r>
          <w:r w:rsidRPr="00C32DED">
            <w:rPr>
              <w:rFonts w:ascii="Times New Roman" w:cs="Times New Roman"/>
            </w:rPr>
            <w:t xml:space="preserve">, </w:t>
          </w:r>
          <w:r w:rsidRPr="00C32DED">
            <w:rPr>
              <w:rFonts w:ascii="Times New Roman" w:cs="Times New Roman"/>
              <w:i/>
              <w:iCs/>
            </w:rPr>
            <w:t>9</w:t>
          </w:r>
          <w:r w:rsidRPr="00C32DED">
            <w:rPr>
              <w:rFonts w:ascii="Times New Roman" w:cs="Times New Roman"/>
            </w:rPr>
            <w:t>, 1108–1117. https://doi.org/10.1093/scan/nst075</w:t>
          </w:r>
        </w:p>
        <w:p w14:paraId="47E2BDE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Ihme, K., Dannlowski, U., Lichev, V., Stuhrmann, A., Grotegerd, D., Rosenberg, N., … Suslow, T. (2013). Alexithymia is related to differences in gray matter volume: a voxel-based morphometry study. </w:t>
          </w:r>
          <w:r w:rsidRPr="00C32DED">
            <w:rPr>
              <w:rFonts w:ascii="Times New Roman" w:cs="Times New Roman"/>
              <w:i/>
              <w:iCs/>
            </w:rPr>
            <w:t>Brain Research</w:t>
          </w:r>
          <w:r w:rsidRPr="00C32DED">
            <w:rPr>
              <w:rFonts w:ascii="Times New Roman" w:cs="Times New Roman"/>
            </w:rPr>
            <w:t xml:space="preserve">, </w:t>
          </w:r>
          <w:r w:rsidRPr="00C32DED">
            <w:rPr>
              <w:rFonts w:ascii="Times New Roman" w:cs="Times New Roman"/>
              <w:i/>
              <w:iCs/>
            </w:rPr>
            <w:t>1491</w:t>
          </w:r>
          <w:r w:rsidRPr="00C32DED">
            <w:rPr>
              <w:rFonts w:ascii="Times New Roman" w:cs="Times New Roman"/>
            </w:rPr>
            <w:t>, 60–67. https://doi.org/10.1016/j.brainres.2012.10.044</w:t>
          </w:r>
        </w:p>
        <w:p w14:paraId="609C6AE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Ihme, K., Sacher, J., Lichev, V., Rosenberg, N., Kugel, H., Rufer, M., … Suslow, T. (2014). Alexithymic features and the labeling of brief emotional facial expressions – An fMRI study. </w:t>
          </w:r>
          <w:r w:rsidRPr="00C32DED">
            <w:rPr>
              <w:rFonts w:ascii="Times New Roman" w:cs="Times New Roman"/>
              <w:i/>
              <w:iCs/>
            </w:rPr>
            <w:t>Neuropsychologia</w:t>
          </w:r>
          <w:r w:rsidRPr="00C32DED">
            <w:rPr>
              <w:rFonts w:ascii="Times New Roman" w:cs="Times New Roman"/>
            </w:rPr>
            <w:t xml:space="preserve">, </w:t>
          </w:r>
          <w:r w:rsidRPr="00C32DED">
            <w:rPr>
              <w:rFonts w:ascii="Times New Roman" w:cs="Times New Roman"/>
              <w:i/>
              <w:iCs/>
            </w:rPr>
            <w:t>64</w:t>
          </w:r>
          <w:r w:rsidRPr="00C32DED">
            <w:rPr>
              <w:rFonts w:ascii="Times New Roman" w:cs="Times New Roman"/>
            </w:rPr>
            <w:t>, 289–299. https://doi.org/10.1016/j.neuropsychologia.2014.09.044</w:t>
          </w:r>
        </w:p>
        <w:p w14:paraId="6BBF441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Juslin, Patrik N, &amp; Laukka, P. (2004). Expression, Perception, and Induction of Musical Emotions: A Review and a Questionnaire Study of Everyday Listening. </w:t>
          </w:r>
          <w:r w:rsidRPr="00C32DED">
            <w:rPr>
              <w:rFonts w:ascii="Times New Roman" w:cs="Times New Roman"/>
              <w:i/>
              <w:iCs/>
            </w:rPr>
            <w:t>Journal of New Music Research</w:t>
          </w:r>
          <w:r w:rsidRPr="00C32DED">
            <w:rPr>
              <w:rFonts w:ascii="Times New Roman" w:cs="Times New Roman"/>
            </w:rPr>
            <w:t xml:space="preserve">, </w:t>
          </w:r>
          <w:r w:rsidRPr="00C32DED">
            <w:rPr>
              <w:rFonts w:ascii="Times New Roman" w:cs="Times New Roman"/>
              <w:i/>
              <w:iCs/>
            </w:rPr>
            <w:t>33</w:t>
          </w:r>
          <w:r w:rsidRPr="00C32DED">
            <w:rPr>
              <w:rFonts w:ascii="Times New Roman" w:cs="Times New Roman"/>
            </w:rPr>
            <w:t>(3), 217–238. https://doi.org/10.1080/0929821042000317813</w:t>
          </w:r>
        </w:p>
        <w:p w14:paraId="23A4FEF4"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Kashdan, T. B., Barrett, L. F., &amp; McKnight, P. E. (2015). Unpacking Emotion Differentiation: Transforming Unpleasant Experience by Perceiving Distinctions in Negativity. </w:t>
          </w:r>
          <w:r w:rsidRPr="00C32DED">
            <w:rPr>
              <w:rFonts w:ascii="Times New Roman" w:cs="Times New Roman"/>
              <w:i/>
              <w:iCs/>
            </w:rPr>
            <w:t>Current Directions in Psychological Science</w:t>
          </w:r>
          <w:r w:rsidRPr="00C32DED">
            <w:rPr>
              <w:rFonts w:ascii="Times New Roman" w:cs="Times New Roman"/>
            </w:rPr>
            <w:t>. https://doi.org/10.1177/0963721414550708</w:t>
          </w:r>
        </w:p>
        <w:p w14:paraId="0BD5983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Lakens, D. (2017). Equivalence Tests. </w:t>
          </w:r>
          <w:r w:rsidRPr="00C32DED">
            <w:rPr>
              <w:rFonts w:ascii="Times New Roman" w:cs="Times New Roman"/>
              <w:i/>
              <w:iCs/>
            </w:rPr>
            <w:t>Social Psychological and Personality Science</w:t>
          </w:r>
          <w:r w:rsidRPr="00C32DED">
            <w:rPr>
              <w:rFonts w:ascii="Times New Roman" w:cs="Times New Roman"/>
            </w:rPr>
            <w:t xml:space="preserve">, </w:t>
          </w:r>
          <w:r w:rsidRPr="00C32DED">
            <w:rPr>
              <w:rFonts w:ascii="Times New Roman" w:cs="Times New Roman"/>
              <w:i/>
              <w:iCs/>
            </w:rPr>
            <w:t>8</w:t>
          </w:r>
          <w:r w:rsidRPr="00C32DED">
            <w:rPr>
              <w:rFonts w:ascii="Times New Roman" w:cs="Times New Roman"/>
            </w:rPr>
            <w:t>(4), 355–362. https://doi.org/10.1177/1948550617697177</w:t>
          </w:r>
        </w:p>
        <w:p w14:paraId="1C3CDA42"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A., &amp; Gendron, M. (2013). What’s in a Word? Language Constructs Emotion Perception. </w:t>
          </w:r>
          <w:r w:rsidRPr="00C32DED">
            <w:rPr>
              <w:rFonts w:ascii="Times New Roman" w:cs="Times New Roman"/>
              <w:i/>
              <w:iCs/>
            </w:rPr>
            <w:t>Emotion Review</w:t>
          </w:r>
          <w:r w:rsidRPr="00C32DED">
            <w:rPr>
              <w:rFonts w:ascii="Times New Roman" w:cs="Times New Roman"/>
            </w:rPr>
            <w:t xml:space="preserve">, </w:t>
          </w:r>
          <w:r w:rsidRPr="00C32DED">
            <w:rPr>
              <w:rFonts w:ascii="Times New Roman" w:cs="Times New Roman"/>
              <w:i/>
              <w:iCs/>
            </w:rPr>
            <w:t>5</w:t>
          </w:r>
          <w:r w:rsidRPr="00C32DED">
            <w:rPr>
              <w:rFonts w:ascii="Times New Roman" w:cs="Times New Roman"/>
            </w:rPr>
            <w:t>(1), 66–71. https://doi.org/10.1177/1754073912451351</w:t>
          </w:r>
        </w:p>
        <w:p w14:paraId="658DE7D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Gendron, M., Barrett, L. F., &amp; Dickerson, B. C. (2014). Emotion Emotion Perception, but not Affect Perception, Is Impaired With Semantic Memory Loss. </w:t>
          </w:r>
          <w:r w:rsidRPr="00C32DED">
            <w:rPr>
              <w:rFonts w:ascii="Times New Roman" w:cs="Times New Roman"/>
              <w:i/>
              <w:iCs/>
            </w:rPr>
            <w:t>Emotion</w:t>
          </w:r>
          <w:r w:rsidRPr="00C32DED">
            <w:rPr>
              <w:rFonts w:ascii="Times New Roman" w:cs="Times New Roman"/>
            </w:rPr>
            <w:t xml:space="preserve">, </w:t>
          </w:r>
          <w:r w:rsidRPr="00C32DED">
            <w:rPr>
              <w:rFonts w:ascii="Times New Roman" w:cs="Times New Roman"/>
              <w:i/>
              <w:iCs/>
            </w:rPr>
            <w:t>14</w:t>
          </w:r>
          <w:r w:rsidRPr="00C32DED">
            <w:rPr>
              <w:rFonts w:ascii="Times New Roman" w:cs="Times New Roman"/>
            </w:rPr>
            <w:t>, 375–387. https://doi.org/10.1037/a0035293</w:t>
          </w:r>
        </w:p>
        <w:p w14:paraId="1005444F"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Lindquist, K. A., MacCormack, J. K., &amp; Shablack, H. (2015). The role of language in emotion: predictions from psychological constructionism. </w:t>
          </w:r>
          <w:r w:rsidRPr="00C32DED">
            <w:rPr>
              <w:rFonts w:ascii="Times New Roman" w:cs="Times New Roman"/>
              <w:i/>
              <w:iCs/>
            </w:rPr>
            <w:t>Frontiers in Psychology</w:t>
          </w:r>
          <w:r w:rsidRPr="00C32DED">
            <w:rPr>
              <w:rFonts w:ascii="Times New Roman" w:cs="Times New Roman"/>
            </w:rPr>
            <w:t xml:space="preserve">, </w:t>
          </w:r>
          <w:r w:rsidRPr="00C32DED">
            <w:rPr>
              <w:rFonts w:ascii="Times New Roman" w:cs="Times New Roman"/>
              <w:i/>
              <w:iCs/>
            </w:rPr>
            <w:t>6</w:t>
          </w:r>
          <w:r w:rsidRPr="00C32DED">
            <w:rPr>
              <w:rFonts w:ascii="Times New Roman" w:cs="Times New Roman"/>
            </w:rPr>
            <w:t>, 444. https://doi.org/10.3389/fpsyg.2015.00444</w:t>
          </w:r>
        </w:p>
        <w:p w14:paraId="351A4C9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Long, J. A. (2018). </w:t>
          </w:r>
          <w:r w:rsidRPr="00C32DED">
            <w:rPr>
              <w:rFonts w:ascii="Times New Roman" w:cs="Times New Roman"/>
              <w:i/>
              <w:iCs/>
            </w:rPr>
            <w:t>jtools: Analysis and Presentation of Social Scientific Data</w:t>
          </w:r>
          <w:r w:rsidRPr="00C32DED">
            <w:rPr>
              <w:rFonts w:ascii="Times New Roman" w:cs="Times New Roman"/>
            </w:rPr>
            <w:t>. Retrieved from https://cran.r-project.org/package=jtools</w:t>
          </w:r>
        </w:p>
        <w:p w14:paraId="4CF7FD3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Luminet, O., Rimé, B., Bagby, R. M., &amp; Taylor, G. (2004). A multimodal investigation of emotional responding in alexithymia. </w:t>
          </w:r>
          <w:r w:rsidRPr="00C32DED">
            <w:rPr>
              <w:rFonts w:ascii="Times New Roman" w:cs="Times New Roman"/>
              <w:i/>
              <w:iCs/>
            </w:rPr>
            <w:t>Cognition &amp; Emotion</w:t>
          </w:r>
          <w:r w:rsidRPr="00C32DED">
            <w:rPr>
              <w:rFonts w:ascii="Times New Roman" w:cs="Times New Roman"/>
            </w:rPr>
            <w:t xml:space="preserve">, </w:t>
          </w:r>
          <w:r w:rsidRPr="00C32DED">
            <w:rPr>
              <w:rFonts w:ascii="Times New Roman" w:cs="Times New Roman"/>
              <w:i/>
              <w:iCs/>
            </w:rPr>
            <w:t>18</w:t>
          </w:r>
          <w:r w:rsidRPr="00C32DED">
            <w:rPr>
              <w:rFonts w:ascii="Times New Roman" w:cs="Times New Roman"/>
            </w:rPr>
            <w:t>(6), 741–766. https://doi.org/10.1080/02699930341000275</w:t>
          </w:r>
        </w:p>
        <w:p w14:paraId="60B90236"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Luminet, O., Vermeulen, N., Demaret, C., Taylor, G. J., &amp; Bagby, R. M. (2006). Alexithymia and levels of processing: Evidence for an overall deficit in remembering emotion words.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40</w:t>
          </w:r>
          <w:r w:rsidRPr="00C32DED">
            <w:rPr>
              <w:rFonts w:ascii="Times New Roman" w:cs="Times New Roman"/>
            </w:rPr>
            <w:t>(5), 713–733. https://doi.org/10.1016/j.jrp.2005.09.001</w:t>
          </w:r>
        </w:p>
        <w:p w14:paraId="3496C169"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Panayiotou, G., Leonidou, C., Constantinou, E., Hart, J., Rinehart, K. L., Sy, J. T., &amp; Björgvinsson, T. (2015). Do alexithymic individuals avoid their feelings? Experiential avoidance mediates the association between alexithymia, psychosomatic, and depressive symptoms in a community and a clinical sample. </w:t>
          </w:r>
          <w:r w:rsidRPr="00C32DED">
            <w:rPr>
              <w:rFonts w:ascii="Times New Roman" w:cs="Times New Roman"/>
              <w:i/>
              <w:iCs/>
            </w:rPr>
            <w:t>Comprehensive Psychiatry</w:t>
          </w:r>
          <w:r w:rsidRPr="00C32DED">
            <w:rPr>
              <w:rFonts w:ascii="Times New Roman" w:cs="Times New Roman"/>
            </w:rPr>
            <w:t xml:space="preserve">, </w:t>
          </w:r>
          <w:r w:rsidRPr="00C32DED">
            <w:rPr>
              <w:rFonts w:ascii="Times New Roman" w:cs="Times New Roman"/>
              <w:i/>
              <w:iCs/>
            </w:rPr>
            <w:t>56</w:t>
          </w:r>
          <w:r w:rsidRPr="00C32DED">
            <w:rPr>
              <w:rFonts w:ascii="Times New Roman" w:cs="Times New Roman"/>
            </w:rPr>
            <w:t>, 206–216. https://doi.org/10.1016/j.comppsych.2014.09.006</w:t>
          </w:r>
        </w:p>
        <w:p w14:paraId="1686B34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Parker, P. D., Prkachin, K. M., &amp; Prkachin, G. C. (2005). Processing of Facial Expressions of Negative Emotion in Alexithymia: The Influence of Temporal Constraint. </w:t>
          </w:r>
          <w:r w:rsidRPr="00C32DED">
            <w:rPr>
              <w:rFonts w:ascii="Times New Roman" w:cs="Times New Roman"/>
              <w:i/>
              <w:iCs/>
            </w:rPr>
            <w:t>Journal of Personality</w:t>
          </w:r>
          <w:r w:rsidRPr="00C32DED">
            <w:rPr>
              <w:rFonts w:ascii="Times New Roman" w:cs="Times New Roman"/>
            </w:rPr>
            <w:t xml:space="preserve">, </w:t>
          </w:r>
          <w:r w:rsidRPr="00C32DED">
            <w:rPr>
              <w:rFonts w:ascii="Times New Roman" w:cs="Times New Roman"/>
              <w:i/>
              <w:iCs/>
            </w:rPr>
            <w:t>73</w:t>
          </w:r>
          <w:r w:rsidRPr="00C32DED">
            <w:rPr>
              <w:rFonts w:ascii="Times New Roman" w:cs="Times New Roman"/>
            </w:rPr>
            <w:t>(4), 1087–1107. https://doi.org/10.1111/j.1467-6494.2005.00339.x</w:t>
          </w:r>
        </w:p>
        <w:p w14:paraId="4898BEB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Pennebaker, J. W., Boyd, R. L., Jordan, K., &amp; Blackburn, K. (2015). </w:t>
          </w:r>
          <w:r w:rsidRPr="00C32DED">
            <w:rPr>
              <w:rFonts w:ascii="Times New Roman" w:cs="Times New Roman"/>
              <w:i/>
              <w:iCs/>
            </w:rPr>
            <w:t>The Development and Psychometric Properties of LIWC2015</w:t>
          </w:r>
          <w:r w:rsidRPr="00C32DED">
            <w:rPr>
              <w:rFonts w:ascii="Times New Roman" w:cs="Times New Roman"/>
            </w:rPr>
            <w:t>. Austin, TX: University of Texas at Austin.</w:t>
          </w:r>
        </w:p>
        <w:p w14:paraId="26D8C84C"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Preece, D. A., Becerra, R., Robinson, K., Dandy, J., &amp; Allan, A. (2018). Measuring emotion regulation ability across negative and positive emotions: The Perth Emotion Regulation Competency Inventory (PERCI).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135</w:t>
          </w:r>
          <w:r w:rsidRPr="00C32DED">
            <w:rPr>
              <w:rFonts w:ascii="Times New Roman" w:cs="Times New Roman"/>
            </w:rPr>
            <w:t>, 229–241. https://doi.org/10.1016/j.paid.2018.07.025</w:t>
          </w:r>
        </w:p>
        <w:p w14:paraId="6588DB5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Preece, D., Becerra, R., Allan, A., Robinson, K., &amp; Dandy, J. (2017). Establishing the theoretical components of alexithymia via factor analysis: Introduction and validation of the attention-appraisal model of alexithymia.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119</w:t>
          </w:r>
          <w:r w:rsidRPr="00C32DED">
            <w:rPr>
              <w:rFonts w:ascii="Times New Roman" w:cs="Times New Roman"/>
            </w:rPr>
            <w:t>, 341–352. https://doi.org/10.1016/j.paid.2017.08.003</w:t>
          </w:r>
        </w:p>
        <w:p w14:paraId="4E532FE8"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R Core Team. (2018). </w:t>
          </w:r>
          <w:r w:rsidRPr="00C32DED">
            <w:rPr>
              <w:rFonts w:ascii="Times New Roman" w:cs="Times New Roman"/>
              <w:i/>
              <w:iCs/>
            </w:rPr>
            <w:t>R: A Language and Environment for Statistical Computing</w:t>
          </w:r>
          <w:r w:rsidRPr="00C32DED">
            <w:rPr>
              <w:rFonts w:ascii="Times New Roman" w:cs="Times New Roman"/>
            </w:rPr>
            <w:t>. Vienna, Austria: R Foundation for Statistical Computing. Retrieved from https://www.R-project.org/</w:t>
          </w:r>
        </w:p>
        <w:p w14:paraId="6861C3ED"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Suslow, T. (1998). Alexithymia and automatic affective processing. </w:t>
          </w:r>
          <w:r w:rsidRPr="00C32DED">
            <w:rPr>
              <w:rFonts w:ascii="Times New Roman" w:cs="Times New Roman"/>
              <w:i/>
              <w:iCs/>
            </w:rPr>
            <w:t>European Journal of Personality</w:t>
          </w:r>
          <w:r w:rsidRPr="00C32DED">
            <w:rPr>
              <w:rFonts w:ascii="Times New Roman" w:cs="Times New Roman"/>
            </w:rPr>
            <w:t xml:space="preserve">, </w:t>
          </w:r>
          <w:r w:rsidRPr="00C32DED">
            <w:rPr>
              <w:rFonts w:ascii="Times New Roman" w:cs="Times New Roman"/>
              <w:i/>
              <w:iCs/>
            </w:rPr>
            <w:t>12</w:t>
          </w:r>
          <w:r w:rsidRPr="00C32DED">
            <w:rPr>
              <w:rFonts w:ascii="Times New Roman" w:cs="Times New Roman"/>
            </w:rPr>
            <w:t>(6), 433–443. https://doi.org/10.1002/(SICI)1099-0984(199811/12)12:6&lt;433::AID-PER320&gt;3.0.CO;2-O</w:t>
          </w:r>
        </w:p>
        <w:p w14:paraId="09A6437A"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Suslow, T., Junghanns, K., Donges, U.-S., &amp; Arolt, V. (2001). Alexithymia and automatic processing of verbal and facial affect stimuli. </w:t>
          </w:r>
          <w:r w:rsidRPr="00C32DED">
            <w:rPr>
              <w:rFonts w:ascii="Times New Roman" w:cs="Times New Roman"/>
              <w:i/>
              <w:iCs/>
            </w:rPr>
            <w:t>Cahiers de Psychologie Cognitive/Current Psychology of Cognition</w:t>
          </w:r>
          <w:r w:rsidRPr="00C32DED">
            <w:rPr>
              <w:rFonts w:ascii="Times New Roman" w:cs="Times New Roman"/>
            </w:rPr>
            <w:t xml:space="preserve">, </w:t>
          </w:r>
          <w:r w:rsidRPr="00C32DED">
            <w:rPr>
              <w:rFonts w:ascii="Times New Roman" w:cs="Times New Roman"/>
              <w:i/>
              <w:iCs/>
            </w:rPr>
            <w:t>20</w:t>
          </w:r>
          <w:r w:rsidRPr="00C32DED">
            <w:rPr>
              <w:rFonts w:ascii="Times New Roman" w:cs="Times New Roman"/>
            </w:rPr>
            <w:t>(5), 297–324.</w:t>
          </w:r>
        </w:p>
        <w:p w14:paraId="4A7753C5"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Taruffi, L., Allen, R., Downing, J., &amp; Heaton, P. (2017). Individual Differences in Music-Perceived Emotions. </w:t>
          </w:r>
          <w:r w:rsidRPr="00C32DED">
            <w:rPr>
              <w:rFonts w:ascii="Times New Roman" w:cs="Times New Roman"/>
              <w:i/>
              <w:iCs/>
            </w:rPr>
            <w:t>Music Perception: An Interdisciplinary Journal</w:t>
          </w:r>
          <w:r w:rsidRPr="00C32DED">
            <w:rPr>
              <w:rFonts w:ascii="Times New Roman" w:cs="Times New Roman"/>
            </w:rPr>
            <w:t xml:space="preserve">, </w:t>
          </w:r>
          <w:r w:rsidRPr="00C32DED">
            <w:rPr>
              <w:rFonts w:ascii="Times New Roman" w:cs="Times New Roman"/>
              <w:i/>
              <w:iCs/>
            </w:rPr>
            <w:t>34</w:t>
          </w:r>
          <w:r w:rsidRPr="00C32DED">
            <w:rPr>
              <w:rFonts w:ascii="Times New Roman" w:cs="Times New Roman"/>
            </w:rPr>
            <w:t>(3).</w:t>
          </w:r>
        </w:p>
        <w:p w14:paraId="5ED58C19"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van der Velde, J., Servaas, M. N., Goerlich, K. S., Bruggeman, R., Horton, P., Costafreda, S. G., &amp; Aleman, A. (2013). Neural correlates of alexithymia: a meta-analysis of emotion processing studies. </w:t>
          </w:r>
          <w:r w:rsidRPr="00C32DED">
            <w:rPr>
              <w:rFonts w:ascii="Times New Roman" w:cs="Times New Roman"/>
              <w:i/>
              <w:iCs/>
            </w:rPr>
            <w:t>Neuroscience and Biobehavioral Reviews</w:t>
          </w:r>
          <w:r w:rsidRPr="00C32DED">
            <w:rPr>
              <w:rFonts w:ascii="Times New Roman" w:cs="Times New Roman"/>
            </w:rPr>
            <w:t xml:space="preserve">, </w:t>
          </w:r>
          <w:r w:rsidRPr="00C32DED">
            <w:rPr>
              <w:rFonts w:ascii="Times New Roman" w:cs="Times New Roman"/>
              <w:i/>
              <w:iCs/>
            </w:rPr>
            <w:t>37</w:t>
          </w:r>
          <w:r w:rsidRPr="00C32DED">
            <w:rPr>
              <w:rFonts w:ascii="Times New Roman" w:cs="Times New Roman"/>
            </w:rPr>
            <w:t>(8), 1774–1785. https://doi.org/10.1016/j.neubiorev.2013.07.008</w:t>
          </w:r>
        </w:p>
        <w:p w14:paraId="416C8BA0"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Vanman, E. J., Dawson, M. E., &amp; Brennan, P. A. (1998). Affective Reactions in the Blink of an Eye: Individual Differences in Subjective Experience and Physiological Responses to Emotional Stimuli. </w:t>
          </w:r>
          <w:r w:rsidRPr="00C32DED">
            <w:rPr>
              <w:rFonts w:ascii="Times New Roman" w:cs="Times New Roman"/>
              <w:i/>
              <w:iCs/>
            </w:rPr>
            <w:t>Personality and Social Psychology Bulletin</w:t>
          </w:r>
          <w:r w:rsidRPr="00C32DED">
            <w:rPr>
              <w:rFonts w:ascii="Times New Roman" w:cs="Times New Roman"/>
            </w:rPr>
            <w:t xml:space="preserve">, </w:t>
          </w:r>
          <w:r w:rsidRPr="00C32DED">
            <w:rPr>
              <w:rFonts w:ascii="Times New Roman" w:cs="Times New Roman"/>
              <w:i/>
              <w:iCs/>
            </w:rPr>
            <w:t>24</w:t>
          </w:r>
          <w:r w:rsidRPr="00C32DED">
            <w:rPr>
              <w:rFonts w:ascii="Times New Roman" w:cs="Times New Roman"/>
            </w:rPr>
            <w:t>(9), 994–1005. https://doi.org/10.1177/0146167298249007</w:t>
          </w:r>
        </w:p>
        <w:p w14:paraId="7C354C38"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Vermeulen, N., Toussaint, J., &amp; Luminet, O. (2010). The influence of alexithymia and music on the incidental memory for emotion words. </w:t>
          </w:r>
          <w:r w:rsidRPr="00C32DED">
            <w:rPr>
              <w:rFonts w:ascii="Times New Roman" w:cs="Times New Roman"/>
              <w:i/>
              <w:iCs/>
            </w:rPr>
            <w:t>European Journal of Personality</w:t>
          </w:r>
          <w:r w:rsidRPr="00C32DED">
            <w:rPr>
              <w:rFonts w:ascii="Times New Roman" w:cs="Times New Roman"/>
            </w:rPr>
            <w:t xml:space="preserve">, </w:t>
          </w:r>
          <w:r w:rsidRPr="00C32DED">
            <w:rPr>
              <w:rFonts w:ascii="Times New Roman" w:cs="Times New Roman"/>
              <w:i/>
              <w:iCs/>
            </w:rPr>
            <w:t>24</w:t>
          </w:r>
          <w:r w:rsidRPr="00C32DED">
            <w:rPr>
              <w:rFonts w:ascii="Times New Roman" w:cs="Times New Roman"/>
            </w:rPr>
            <w:t>(6), 551–568. https://doi.org/10.1002/per.758</w:t>
          </w:r>
        </w:p>
        <w:p w14:paraId="23B9EB0B"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Vidas, D., Dingle, G. A., &amp; Nelson, N. L. (2018). Children’s recognition of emotion in music and speech. </w:t>
          </w:r>
          <w:r w:rsidRPr="00C32DED">
            <w:rPr>
              <w:rFonts w:ascii="Times New Roman" w:cs="Times New Roman"/>
              <w:i/>
              <w:iCs/>
            </w:rPr>
            <w:t>Music &amp; Science</w:t>
          </w:r>
          <w:r w:rsidRPr="00C32DED">
            <w:rPr>
              <w:rFonts w:ascii="Times New Roman" w:cs="Times New Roman"/>
            </w:rPr>
            <w:t xml:space="preserve">, </w:t>
          </w:r>
          <w:r w:rsidRPr="00C32DED">
            <w:rPr>
              <w:rFonts w:ascii="Times New Roman" w:cs="Times New Roman"/>
              <w:i/>
              <w:iCs/>
            </w:rPr>
            <w:t>1</w:t>
          </w:r>
          <w:r w:rsidRPr="00C32DED">
            <w:rPr>
              <w:rFonts w:ascii="Times New Roman" w:cs="Times New Roman"/>
            </w:rPr>
            <w:t>, 205920431876265. https://doi.org/10.1177/2059204318762650</w:t>
          </w:r>
        </w:p>
        <w:p w14:paraId="2E7AD1A6" w14:textId="77777777" w:rsidR="00C32DED" w:rsidRPr="00C32DED" w:rsidRDefault="00C32DED" w:rsidP="00C32DED">
          <w:pPr>
            <w:pStyle w:val="Bibliography"/>
            <w:rPr>
              <w:rFonts w:ascii="Times New Roman" w:cs="Times New Roman"/>
            </w:rPr>
          </w:pPr>
          <w:r w:rsidRPr="00C32DED">
            <w:rPr>
              <w:rFonts w:ascii="Times New Roman" w:cs="Times New Roman"/>
            </w:rPr>
            <w:lastRenderedPageBreak/>
            <w:t xml:space="preserve">Wagner, H., &amp; Lee, V. (2008). Alexithymia and individual differences in emotional expression.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42</w:t>
          </w:r>
          <w:r w:rsidRPr="00C32DED">
            <w:rPr>
              <w:rFonts w:ascii="Times New Roman" w:cs="Times New Roman"/>
            </w:rPr>
            <w:t>(1), 83–95. https://doi.org/10.1016/j.jrp.2007.04.001</w:t>
          </w:r>
        </w:p>
        <w:p w14:paraId="38C9A02D"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Wotschack, C., &amp; Klann-Delius, G. (2013). Alexithymia and the conceptualization of emotions: A study of language use and semantic knowledge. </w:t>
          </w:r>
          <w:r w:rsidRPr="00C32DED">
            <w:rPr>
              <w:rFonts w:ascii="Times New Roman" w:cs="Times New Roman"/>
              <w:i/>
              <w:iCs/>
            </w:rPr>
            <w:t>Journal of Research in Personality</w:t>
          </w:r>
          <w:r w:rsidRPr="00C32DED">
            <w:rPr>
              <w:rFonts w:ascii="Times New Roman" w:cs="Times New Roman"/>
            </w:rPr>
            <w:t xml:space="preserve">, </w:t>
          </w:r>
          <w:r w:rsidRPr="00C32DED">
            <w:rPr>
              <w:rFonts w:ascii="Times New Roman" w:cs="Times New Roman"/>
              <w:i/>
              <w:iCs/>
            </w:rPr>
            <w:t>47</w:t>
          </w:r>
          <w:r w:rsidRPr="00C32DED">
            <w:rPr>
              <w:rFonts w:ascii="Times New Roman" w:cs="Times New Roman"/>
            </w:rPr>
            <w:t>, 514–523. https://doi.org/10.1016/j.jrp.2013.01.011</w:t>
          </w:r>
        </w:p>
        <w:p w14:paraId="2A12B424" w14:textId="77777777" w:rsidR="00C32DED" w:rsidRPr="00C32DED" w:rsidRDefault="00C32DED" w:rsidP="00C32DED">
          <w:pPr>
            <w:pStyle w:val="Bibliography"/>
            <w:rPr>
              <w:rFonts w:ascii="Times New Roman" w:cs="Times New Roman"/>
            </w:rPr>
          </w:pPr>
          <w:r w:rsidRPr="00C32DED">
            <w:rPr>
              <w:rFonts w:ascii="Times New Roman" w:cs="Times New Roman"/>
            </w:rPr>
            <w:t xml:space="preserve">Zamariola, G., Vlemincx, E., Corneille, O., &amp; Luminet, O. (2018). Relationship between interoceptive accuracy, interoceptive sensibility, and alexithymia. </w:t>
          </w:r>
          <w:r w:rsidRPr="00C32DED">
            <w:rPr>
              <w:rFonts w:ascii="Times New Roman" w:cs="Times New Roman"/>
              <w:i/>
              <w:iCs/>
            </w:rPr>
            <w:t>Personality and Individual Differences</w:t>
          </w:r>
          <w:r w:rsidRPr="00C32DED">
            <w:rPr>
              <w:rFonts w:ascii="Times New Roman" w:cs="Times New Roman"/>
            </w:rPr>
            <w:t xml:space="preserve">, </w:t>
          </w:r>
          <w:r w:rsidRPr="00C32DED">
            <w:rPr>
              <w:rFonts w:ascii="Times New Roman" w:cs="Times New Roman"/>
              <w:i/>
              <w:iCs/>
            </w:rPr>
            <w:t>125</w:t>
          </w:r>
          <w:r w:rsidRPr="00C32DED">
            <w:rPr>
              <w:rFonts w:ascii="Times New Roman" w:cs="Times New Roman"/>
            </w:rPr>
            <w:t>, 14–20. https://doi.org/10.1016/j.paid.2017.12.024</w:t>
          </w:r>
        </w:p>
        <w:p w14:paraId="0AA40774" w14:textId="2B019C7F" w:rsidR="00E81978" w:rsidRDefault="00916378" w:rsidP="00C31D30">
          <w:pPr>
            <w:pStyle w:val="Bibliography"/>
            <w:rPr>
              <w:noProof/>
            </w:rPr>
          </w:pPr>
          <w:r>
            <w:rPr>
              <w:noProof/>
            </w:rPr>
            <w:fldChar w:fldCharType="end"/>
          </w:r>
        </w:p>
      </w:sdtContent>
    </w:sdt>
    <w:sdt>
      <w:sdtPr>
        <w:alias w:val="Footnotes title:"/>
        <w:tag w:val="Footnotes title:"/>
        <w:id w:val="-1680037918"/>
        <w:temporary/>
        <w:showingPlcHdr/>
        <w15:appearance w15:val="hidden"/>
      </w:sdtPr>
      <w:sdtEndPr/>
      <w:sdtContent>
        <w:p w14:paraId="51BEA39D" w14:textId="77777777" w:rsidR="00E81978" w:rsidRDefault="005D3A03">
          <w:pPr>
            <w:pStyle w:val="SectionTitle"/>
          </w:pPr>
          <w:r>
            <w:rPr>
              <w:lang w:val="en-GB" w:bidi="en-GB"/>
            </w:rPr>
            <w:t>Footnotes</w:t>
          </w:r>
        </w:p>
      </w:sdtContent>
    </w:sdt>
    <w:p w14:paraId="793F56B3" w14:textId="77777777" w:rsidR="00E55D6C" w:rsidRDefault="007B026D" w:rsidP="007B026D">
      <w:pPr>
        <w:rPr>
          <w:lang w:val="en-AU"/>
        </w:rPr>
        <w:sectPr w:rsidR="00E55D6C">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pPr>
      <w:r>
        <w:rPr>
          <w:rStyle w:val="FootnoteReference"/>
          <w:lang w:val="en-GB" w:bidi="en-GB"/>
        </w:rPr>
        <w:t>1</w:t>
      </w:r>
      <w:r>
        <w:rPr>
          <w:lang w:val="en-AU"/>
        </w:rPr>
        <w:t xml:space="preserve">Additional measures were taken for another project but were not analysed for the study reported in this paper. </w:t>
      </w:r>
    </w:p>
    <w:p w14:paraId="1F981FE1" w14:textId="2598FD6F" w:rsidR="007B026D" w:rsidRDefault="007B026D" w:rsidP="007B026D">
      <w:pPr>
        <w:rPr>
          <w:lang w:val="en-AU"/>
        </w:rPr>
      </w:pPr>
    </w:p>
    <w:p w14:paraId="67F7DA8E" w14:textId="4E4B2C6F" w:rsidR="00E81978" w:rsidRDefault="005D3A03" w:rsidP="00E55D6C">
      <w:pPr>
        <w:ind w:firstLine="0"/>
        <w:jc w:val="center"/>
        <w:rPr>
          <w:lang w:val="en-GB" w:bidi="en-GB"/>
        </w:rPr>
      </w:pPr>
      <w:r>
        <w:rPr>
          <w:lang w:val="en-GB" w:bidi="en-GB"/>
        </w:rPr>
        <w:t>Tables</w:t>
      </w:r>
    </w:p>
    <w:p w14:paraId="34F48833" w14:textId="4DE0DEEC" w:rsidR="00161216" w:rsidRDefault="00161216" w:rsidP="00161216">
      <w:pPr>
        <w:ind w:firstLine="0"/>
        <w:rPr>
          <w:lang w:val="en-GB" w:bidi="en-GB"/>
        </w:rPr>
      </w:pPr>
      <w:r>
        <w:rPr>
          <w:lang w:val="en-GB" w:bidi="en-GB"/>
        </w:rPr>
        <w:t>Table 1:</w:t>
      </w:r>
    </w:p>
    <w:p w14:paraId="46D4D961" w14:textId="4C2FD4DB" w:rsidR="00161216" w:rsidRDefault="00161216" w:rsidP="00161216">
      <w:pPr>
        <w:ind w:firstLine="0"/>
        <w:rPr>
          <w:lang w:val="en-GB" w:bidi="en-GB"/>
        </w:rPr>
      </w:pPr>
      <w:r>
        <w:rPr>
          <w:lang w:val="en-GB" w:bidi="en-GB"/>
        </w:rPr>
        <w:t xml:space="preserve">Descriptive statistics of perception of valence and arousal for each </w:t>
      </w:r>
      <w:ins w:id="287" w:author="Genevieve" w:date="2018-11-26T15:58:00Z">
        <w:r w:rsidR="00513181">
          <w:rPr>
            <w:lang w:val="en-GB" w:bidi="en-GB"/>
          </w:rPr>
          <w:t xml:space="preserve">music </w:t>
        </w:r>
      </w:ins>
      <w:r>
        <w:rPr>
          <w:lang w:val="en-GB" w:bidi="en-GB"/>
        </w:rPr>
        <w:t>emotion category.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590"/>
        <w:gridCol w:w="2590"/>
      </w:tblGrid>
      <w:tr w:rsidR="0020110C" w14:paraId="5F29DC87" w14:textId="77777777" w:rsidTr="00161216">
        <w:tc>
          <w:tcPr>
            <w:tcW w:w="2590" w:type="dxa"/>
            <w:tcBorders>
              <w:top w:val="single" w:sz="4" w:space="0" w:color="auto"/>
              <w:bottom w:val="single" w:sz="4" w:space="0" w:color="auto"/>
            </w:tcBorders>
          </w:tcPr>
          <w:p w14:paraId="4CD64F43" w14:textId="77777777" w:rsidR="0020110C" w:rsidRDefault="0020110C" w:rsidP="00E55D6C">
            <w:pPr>
              <w:ind w:firstLine="0"/>
              <w:jc w:val="center"/>
              <w:rPr>
                <w:lang w:val="en-AU"/>
              </w:rPr>
            </w:pPr>
          </w:p>
        </w:tc>
        <w:tc>
          <w:tcPr>
            <w:tcW w:w="2590" w:type="dxa"/>
            <w:tcBorders>
              <w:top w:val="single" w:sz="4" w:space="0" w:color="auto"/>
              <w:bottom w:val="single" w:sz="4" w:space="0" w:color="auto"/>
            </w:tcBorders>
          </w:tcPr>
          <w:p w14:paraId="3330B657" w14:textId="7AD242AA" w:rsidR="0020110C" w:rsidRPr="0020110C" w:rsidRDefault="0020110C" w:rsidP="0020110C">
            <w:pPr>
              <w:ind w:firstLine="0"/>
              <w:rPr>
                <w:i/>
                <w:lang w:val="en-AU"/>
              </w:rPr>
            </w:pPr>
            <w:r>
              <w:rPr>
                <w:lang w:val="en-AU"/>
              </w:rPr>
              <w:t xml:space="preserve">Valence </w:t>
            </w:r>
          </w:p>
        </w:tc>
        <w:tc>
          <w:tcPr>
            <w:tcW w:w="2590" w:type="dxa"/>
            <w:tcBorders>
              <w:top w:val="single" w:sz="4" w:space="0" w:color="auto"/>
              <w:bottom w:val="single" w:sz="4" w:space="0" w:color="auto"/>
            </w:tcBorders>
          </w:tcPr>
          <w:p w14:paraId="581DF700" w14:textId="0331C548" w:rsidR="0020110C" w:rsidRDefault="0020110C" w:rsidP="0020110C">
            <w:pPr>
              <w:ind w:firstLine="0"/>
              <w:rPr>
                <w:lang w:val="en-AU"/>
              </w:rPr>
            </w:pPr>
            <w:r>
              <w:rPr>
                <w:lang w:val="en-AU"/>
              </w:rPr>
              <w:t xml:space="preserve">Arousal </w:t>
            </w:r>
          </w:p>
        </w:tc>
      </w:tr>
      <w:tr w:rsidR="0020110C" w14:paraId="222626DD" w14:textId="77777777" w:rsidTr="00161216">
        <w:tc>
          <w:tcPr>
            <w:tcW w:w="2590" w:type="dxa"/>
            <w:tcBorders>
              <w:top w:val="single" w:sz="4" w:space="0" w:color="auto"/>
            </w:tcBorders>
          </w:tcPr>
          <w:p w14:paraId="63FE0394" w14:textId="234BB663" w:rsidR="0020110C" w:rsidRDefault="0020110C" w:rsidP="0020110C">
            <w:pPr>
              <w:ind w:firstLine="0"/>
              <w:jc w:val="center"/>
              <w:rPr>
                <w:lang w:val="en-AU"/>
              </w:rPr>
            </w:pPr>
            <w:r>
              <w:rPr>
                <w:lang w:val="en-AU"/>
              </w:rPr>
              <w:t>Sad</w:t>
            </w:r>
          </w:p>
        </w:tc>
        <w:tc>
          <w:tcPr>
            <w:tcW w:w="2590" w:type="dxa"/>
            <w:tcBorders>
              <w:top w:val="single" w:sz="4" w:space="0" w:color="auto"/>
            </w:tcBorders>
          </w:tcPr>
          <w:p w14:paraId="22DC2B1F" w14:textId="66378D41" w:rsidR="0020110C" w:rsidRPr="00161216" w:rsidRDefault="00161216" w:rsidP="00E55D6C">
            <w:pPr>
              <w:ind w:firstLine="0"/>
              <w:jc w:val="center"/>
              <w:rPr>
                <w:lang w:val="en-AU"/>
              </w:rPr>
            </w:pPr>
            <w:r>
              <w:rPr>
                <w:lang w:val="en-AU"/>
              </w:rPr>
              <w:t>-0.96 (</w:t>
            </w:r>
            <w:r>
              <w:rPr>
                <w:i/>
                <w:lang w:val="en-AU"/>
              </w:rPr>
              <w:t>1.16</w:t>
            </w:r>
            <w:r>
              <w:rPr>
                <w:lang w:val="en-AU"/>
              </w:rPr>
              <w:t>)</w:t>
            </w:r>
          </w:p>
        </w:tc>
        <w:tc>
          <w:tcPr>
            <w:tcW w:w="2590" w:type="dxa"/>
            <w:tcBorders>
              <w:top w:val="single" w:sz="4" w:space="0" w:color="auto"/>
            </w:tcBorders>
          </w:tcPr>
          <w:p w14:paraId="736EFC61" w14:textId="6D7C2484" w:rsidR="0020110C" w:rsidRPr="00161216" w:rsidRDefault="00161216" w:rsidP="00E55D6C">
            <w:pPr>
              <w:ind w:firstLine="0"/>
              <w:jc w:val="center"/>
              <w:rPr>
                <w:lang w:val="en-AU"/>
              </w:rPr>
            </w:pPr>
            <w:r>
              <w:rPr>
                <w:lang w:val="en-AU"/>
              </w:rPr>
              <w:t>-1.23 (</w:t>
            </w:r>
            <w:r w:rsidRPr="00161216">
              <w:rPr>
                <w:i/>
                <w:lang w:val="en-AU"/>
              </w:rPr>
              <w:t>1.13</w:t>
            </w:r>
            <w:r>
              <w:rPr>
                <w:lang w:val="en-AU"/>
              </w:rPr>
              <w:t>)</w:t>
            </w:r>
          </w:p>
        </w:tc>
      </w:tr>
      <w:tr w:rsidR="0020110C" w14:paraId="25800970" w14:textId="77777777" w:rsidTr="00161216">
        <w:tc>
          <w:tcPr>
            <w:tcW w:w="2590" w:type="dxa"/>
          </w:tcPr>
          <w:p w14:paraId="2CADC3E1" w14:textId="44C0596C" w:rsidR="0020110C" w:rsidRDefault="0020110C" w:rsidP="00E55D6C">
            <w:pPr>
              <w:ind w:firstLine="0"/>
              <w:jc w:val="center"/>
              <w:rPr>
                <w:lang w:val="en-AU"/>
              </w:rPr>
            </w:pPr>
            <w:r>
              <w:rPr>
                <w:lang w:val="en-AU"/>
              </w:rPr>
              <w:t>Happy</w:t>
            </w:r>
          </w:p>
        </w:tc>
        <w:tc>
          <w:tcPr>
            <w:tcW w:w="2590" w:type="dxa"/>
          </w:tcPr>
          <w:p w14:paraId="21404F2E" w14:textId="79DF4022" w:rsidR="0020110C" w:rsidRPr="00161216" w:rsidRDefault="00161216" w:rsidP="00E55D6C">
            <w:pPr>
              <w:ind w:firstLine="0"/>
              <w:jc w:val="center"/>
              <w:rPr>
                <w:lang w:val="en-AU"/>
              </w:rPr>
            </w:pPr>
            <w:r>
              <w:rPr>
                <w:lang w:val="en-AU"/>
              </w:rPr>
              <w:t>2.21 (</w:t>
            </w:r>
            <w:r>
              <w:rPr>
                <w:i/>
                <w:lang w:val="en-AU"/>
              </w:rPr>
              <w:t>0.91</w:t>
            </w:r>
            <w:r>
              <w:rPr>
                <w:lang w:val="en-AU"/>
              </w:rPr>
              <w:t>)</w:t>
            </w:r>
          </w:p>
        </w:tc>
        <w:tc>
          <w:tcPr>
            <w:tcW w:w="2590" w:type="dxa"/>
          </w:tcPr>
          <w:p w14:paraId="3B2A5348" w14:textId="157540FF" w:rsidR="0020110C" w:rsidRPr="00161216" w:rsidRDefault="00161216" w:rsidP="00E55D6C">
            <w:pPr>
              <w:ind w:firstLine="0"/>
              <w:jc w:val="center"/>
              <w:rPr>
                <w:lang w:val="en-AU"/>
              </w:rPr>
            </w:pPr>
            <w:r>
              <w:rPr>
                <w:lang w:val="en-AU"/>
              </w:rPr>
              <w:t>2.14 (</w:t>
            </w:r>
            <w:r>
              <w:rPr>
                <w:i/>
                <w:lang w:val="en-AU"/>
              </w:rPr>
              <w:t>0.88</w:t>
            </w:r>
            <w:r>
              <w:rPr>
                <w:lang w:val="en-AU"/>
              </w:rPr>
              <w:t>)</w:t>
            </w:r>
          </w:p>
        </w:tc>
      </w:tr>
      <w:tr w:rsidR="0020110C" w14:paraId="1E33CE76" w14:textId="77777777" w:rsidTr="00161216">
        <w:tc>
          <w:tcPr>
            <w:tcW w:w="2590" w:type="dxa"/>
          </w:tcPr>
          <w:p w14:paraId="3BF6DCBD" w14:textId="57F9E1DE" w:rsidR="0020110C" w:rsidRDefault="0020110C" w:rsidP="00E55D6C">
            <w:pPr>
              <w:ind w:firstLine="0"/>
              <w:jc w:val="center"/>
              <w:rPr>
                <w:lang w:val="en-AU"/>
              </w:rPr>
            </w:pPr>
            <w:r>
              <w:rPr>
                <w:lang w:val="en-AU"/>
              </w:rPr>
              <w:t>Fearful</w:t>
            </w:r>
          </w:p>
        </w:tc>
        <w:tc>
          <w:tcPr>
            <w:tcW w:w="2590" w:type="dxa"/>
          </w:tcPr>
          <w:p w14:paraId="087F0A57" w14:textId="7AAD129D" w:rsidR="0020110C" w:rsidRPr="00161216" w:rsidRDefault="00161216" w:rsidP="00E55D6C">
            <w:pPr>
              <w:ind w:firstLine="0"/>
              <w:jc w:val="center"/>
              <w:rPr>
                <w:lang w:val="en-AU"/>
              </w:rPr>
            </w:pPr>
            <w:r>
              <w:rPr>
                <w:lang w:val="en-AU"/>
              </w:rPr>
              <w:t>-1.47 (</w:t>
            </w:r>
            <w:r>
              <w:rPr>
                <w:i/>
                <w:lang w:val="en-AU"/>
              </w:rPr>
              <w:t>1.09</w:t>
            </w:r>
            <w:r>
              <w:rPr>
                <w:lang w:val="en-AU"/>
              </w:rPr>
              <w:t>)</w:t>
            </w:r>
          </w:p>
        </w:tc>
        <w:tc>
          <w:tcPr>
            <w:tcW w:w="2590" w:type="dxa"/>
          </w:tcPr>
          <w:p w14:paraId="0CBC709E" w14:textId="25A7F0CA" w:rsidR="0020110C" w:rsidRPr="00161216" w:rsidRDefault="00161216" w:rsidP="00E55D6C">
            <w:pPr>
              <w:ind w:firstLine="0"/>
              <w:jc w:val="center"/>
              <w:rPr>
                <w:lang w:val="en-AU"/>
              </w:rPr>
            </w:pPr>
            <w:r>
              <w:rPr>
                <w:lang w:val="en-AU"/>
              </w:rPr>
              <w:t>0.69 (</w:t>
            </w:r>
            <w:r>
              <w:rPr>
                <w:i/>
                <w:lang w:val="en-AU"/>
              </w:rPr>
              <w:t>1.28</w:t>
            </w:r>
            <w:r>
              <w:rPr>
                <w:lang w:val="en-AU"/>
              </w:rPr>
              <w:t>)</w:t>
            </w:r>
          </w:p>
        </w:tc>
      </w:tr>
      <w:tr w:rsidR="0020110C" w14:paraId="181D212E" w14:textId="77777777" w:rsidTr="00161216">
        <w:tc>
          <w:tcPr>
            <w:tcW w:w="2590" w:type="dxa"/>
          </w:tcPr>
          <w:p w14:paraId="44843E30" w14:textId="0AE818FD" w:rsidR="0020110C" w:rsidRDefault="0020110C" w:rsidP="00E55D6C">
            <w:pPr>
              <w:ind w:firstLine="0"/>
              <w:jc w:val="center"/>
              <w:rPr>
                <w:lang w:val="en-AU"/>
              </w:rPr>
            </w:pPr>
            <w:r>
              <w:rPr>
                <w:lang w:val="en-AU"/>
              </w:rPr>
              <w:t>Tender</w:t>
            </w:r>
          </w:p>
        </w:tc>
        <w:tc>
          <w:tcPr>
            <w:tcW w:w="2590" w:type="dxa"/>
          </w:tcPr>
          <w:p w14:paraId="20528F8E" w14:textId="1DDAF2CD" w:rsidR="0020110C" w:rsidRPr="00161216" w:rsidRDefault="00161216" w:rsidP="00E55D6C">
            <w:pPr>
              <w:ind w:firstLine="0"/>
              <w:jc w:val="center"/>
              <w:rPr>
                <w:lang w:val="en-AU"/>
              </w:rPr>
            </w:pPr>
            <w:r>
              <w:rPr>
                <w:lang w:val="en-AU"/>
              </w:rPr>
              <w:t>0.75 (</w:t>
            </w:r>
            <w:r>
              <w:rPr>
                <w:i/>
                <w:lang w:val="en-AU"/>
              </w:rPr>
              <w:t>1.10</w:t>
            </w:r>
            <w:r>
              <w:rPr>
                <w:lang w:val="en-AU"/>
              </w:rPr>
              <w:t>)</w:t>
            </w:r>
          </w:p>
        </w:tc>
        <w:tc>
          <w:tcPr>
            <w:tcW w:w="2590" w:type="dxa"/>
          </w:tcPr>
          <w:p w14:paraId="1A5A0571" w14:textId="2AB40FBF" w:rsidR="0020110C" w:rsidRPr="00161216" w:rsidRDefault="00161216" w:rsidP="00E55D6C">
            <w:pPr>
              <w:ind w:firstLine="0"/>
              <w:jc w:val="center"/>
              <w:rPr>
                <w:lang w:val="en-AU"/>
              </w:rPr>
            </w:pPr>
            <w:r>
              <w:rPr>
                <w:lang w:val="en-AU"/>
              </w:rPr>
              <w:t>-0.50 (</w:t>
            </w:r>
            <w:r>
              <w:rPr>
                <w:i/>
                <w:lang w:val="en-AU"/>
              </w:rPr>
              <w:t>1.04</w:t>
            </w:r>
            <w:r>
              <w:rPr>
                <w:lang w:val="en-AU"/>
              </w:rPr>
              <w:t>)</w:t>
            </w:r>
          </w:p>
        </w:tc>
      </w:tr>
      <w:tr w:rsidR="0020110C" w14:paraId="7BF246D0" w14:textId="77777777" w:rsidTr="00161216">
        <w:tc>
          <w:tcPr>
            <w:tcW w:w="2590" w:type="dxa"/>
            <w:tcBorders>
              <w:bottom w:val="single" w:sz="4" w:space="0" w:color="auto"/>
            </w:tcBorders>
          </w:tcPr>
          <w:p w14:paraId="308E94E3" w14:textId="2B6A2BEC" w:rsidR="0020110C" w:rsidRDefault="0020110C" w:rsidP="00E55D6C">
            <w:pPr>
              <w:ind w:firstLine="0"/>
              <w:jc w:val="center"/>
              <w:rPr>
                <w:lang w:val="en-AU"/>
              </w:rPr>
            </w:pPr>
            <w:r>
              <w:rPr>
                <w:lang w:val="en-AU"/>
              </w:rPr>
              <w:t>Angry</w:t>
            </w:r>
          </w:p>
        </w:tc>
        <w:tc>
          <w:tcPr>
            <w:tcW w:w="2590" w:type="dxa"/>
            <w:tcBorders>
              <w:bottom w:val="single" w:sz="4" w:space="0" w:color="auto"/>
            </w:tcBorders>
          </w:tcPr>
          <w:p w14:paraId="68F2A4A0" w14:textId="77B81866" w:rsidR="0020110C" w:rsidRPr="00161216" w:rsidRDefault="00161216" w:rsidP="00E55D6C">
            <w:pPr>
              <w:ind w:firstLine="0"/>
              <w:jc w:val="center"/>
              <w:rPr>
                <w:lang w:val="en-AU"/>
              </w:rPr>
            </w:pPr>
            <w:r>
              <w:rPr>
                <w:lang w:val="en-AU"/>
              </w:rPr>
              <w:t>-1.00 (</w:t>
            </w:r>
            <w:r>
              <w:rPr>
                <w:i/>
                <w:lang w:val="en-AU"/>
              </w:rPr>
              <w:t>1.13</w:t>
            </w:r>
            <w:r>
              <w:rPr>
                <w:lang w:val="en-AU"/>
              </w:rPr>
              <w:t>)</w:t>
            </w:r>
          </w:p>
        </w:tc>
        <w:tc>
          <w:tcPr>
            <w:tcW w:w="2590" w:type="dxa"/>
            <w:tcBorders>
              <w:bottom w:val="single" w:sz="4" w:space="0" w:color="auto"/>
            </w:tcBorders>
          </w:tcPr>
          <w:p w14:paraId="3FA27800" w14:textId="39EF6EC6" w:rsidR="0020110C" w:rsidRPr="00161216" w:rsidRDefault="00161216" w:rsidP="00E55D6C">
            <w:pPr>
              <w:ind w:firstLine="0"/>
              <w:jc w:val="center"/>
              <w:rPr>
                <w:lang w:val="en-AU"/>
              </w:rPr>
            </w:pPr>
            <w:r>
              <w:rPr>
                <w:lang w:val="en-AU"/>
              </w:rPr>
              <w:t>1.16 (</w:t>
            </w:r>
            <w:r>
              <w:rPr>
                <w:i/>
                <w:lang w:val="en-AU"/>
              </w:rPr>
              <w:t>1.36</w:t>
            </w:r>
            <w:r>
              <w:rPr>
                <w:lang w:val="en-AU"/>
              </w:rPr>
              <w:t>)</w:t>
            </w:r>
          </w:p>
        </w:tc>
      </w:tr>
    </w:tbl>
    <w:p w14:paraId="1EEC6B8A" w14:textId="4E929F23" w:rsidR="0020110C" w:rsidRPr="00161216" w:rsidRDefault="00161216" w:rsidP="00161216">
      <w:pPr>
        <w:ind w:firstLine="0"/>
        <w:rPr>
          <w:lang w:val="en-AU"/>
        </w:rPr>
      </w:pPr>
      <w:r>
        <w:rPr>
          <w:i/>
          <w:lang w:val="en-AU"/>
        </w:rPr>
        <w:t>Note</w:t>
      </w:r>
      <w:r>
        <w:rPr>
          <w:lang w:val="en-AU"/>
        </w:rPr>
        <w:t>: Data presented as Mean (</w:t>
      </w:r>
      <w:r>
        <w:rPr>
          <w:i/>
          <w:lang w:val="en-AU"/>
        </w:rPr>
        <w:t xml:space="preserve">standard </w:t>
      </w:r>
      <w:commentRangeStart w:id="288"/>
      <w:r>
        <w:rPr>
          <w:i/>
          <w:lang w:val="en-AU"/>
        </w:rPr>
        <w:t>deviation</w:t>
      </w:r>
      <w:commentRangeEnd w:id="288"/>
      <w:r w:rsidR="00CB03E3">
        <w:rPr>
          <w:rStyle w:val="CommentReference"/>
        </w:rPr>
        <w:commentReference w:id="288"/>
      </w:r>
      <w:r>
        <w:rPr>
          <w:lang w:val="en-AU"/>
        </w:rPr>
        <w:t>)</w:t>
      </w:r>
    </w:p>
    <w:p w14:paraId="126910ED" w14:textId="77777777" w:rsidR="0020110C" w:rsidRPr="00E55D6C" w:rsidRDefault="0020110C" w:rsidP="00E55D6C">
      <w:pPr>
        <w:ind w:firstLine="0"/>
        <w:jc w:val="center"/>
        <w:rPr>
          <w:lang w:val="en-AU"/>
        </w:rPr>
      </w:pPr>
    </w:p>
    <w:p w14:paraId="39ADFBEA" w14:textId="77777777" w:rsidR="007B026D" w:rsidRDefault="007B026D" w:rsidP="007B026D">
      <w:pPr>
        <w:pStyle w:val="BodyText"/>
        <w:adjustRightInd w:val="0"/>
        <w:spacing w:after="0"/>
        <w:rPr>
          <w:color w:val="000000" w:themeColor="text1"/>
        </w:rPr>
      </w:pPr>
      <w:r>
        <w:rPr>
          <w:color w:val="000000" w:themeColor="text1"/>
        </w:rPr>
        <w:t xml:space="preserve">Table 1: </w:t>
      </w:r>
    </w:p>
    <w:p w14:paraId="0D8869A0" w14:textId="45D9A5FB" w:rsidR="007B026D" w:rsidRPr="009622B7" w:rsidRDefault="00D44865" w:rsidP="007B026D">
      <w:pPr>
        <w:pStyle w:val="BodyText"/>
        <w:adjustRightInd w:val="0"/>
        <w:spacing w:after="0"/>
        <w:rPr>
          <w:color w:val="000000" w:themeColor="text1"/>
        </w:rPr>
      </w:pPr>
      <w:r>
        <w:rPr>
          <w:color w:val="000000" w:themeColor="text1"/>
        </w:rPr>
        <w:t>Si</w:t>
      </w:r>
      <w:r w:rsidR="00E752CF">
        <w:rPr>
          <w:color w:val="000000" w:themeColor="text1"/>
        </w:rPr>
        <w:t xml:space="preserve">mple slope estimates, </w:t>
      </w:r>
      <w:r w:rsidR="00E752CF">
        <w:rPr>
          <w:i/>
          <w:color w:val="000000" w:themeColor="text1"/>
        </w:rPr>
        <w:t>t</w:t>
      </w:r>
      <w:r w:rsidR="00E752CF">
        <w:rPr>
          <w:color w:val="000000" w:themeColor="text1"/>
        </w:rPr>
        <w:t xml:space="preserve"> and </w:t>
      </w:r>
      <w:r w:rsidR="00E752CF">
        <w:rPr>
          <w:i/>
          <w:color w:val="000000" w:themeColor="text1"/>
        </w:rPr>
        <w:t xml:space="preserve">p </w:t>
      </w:r>
      <w:r w:rsidR="00E752CF">
        <w:rPr>
          <w:color w:val="000000" w:themeColor="text1"/>
        </w:rPr>
        <w:t>values</w:t>
      </w:r>
      <w:r>
        <w:rPr>
          <w:color w:val="000000" w:themeColor="text1"/>
        </w:rPr>
        <w:t xml:space="preserve"> of </w:t>
      </w:r>
      <w:r w:rsidR="00E752CF">
        <w:rPr>
          <w:color w:val="000000" w:themeColor="text1"/>
        </w:rPr>
        <w:t xml:space="preserve">alexithymia for each </w:t>
      </w:r>
      <w:proofErr w:type="spellStart"/>
      <w:ins w:id="289" w:author="Genevieve" w:date="2018-11-26T15:59:00Z">
        <w:r w:rsidR="00513181">
          <w:rPr>
            <w:color w:val="000000" w:themeColor="text1"/>
          </w:rPr>
          <w:t>musical</w:t>
        </w:r>
      </w:ins>
      <w:del w:id="290" w:author="Genevieve" w:date="2018-11-26T15:59:00Z">
        <w:r w:rsidR="00E752CF" w:rsidDel="00513181">
          <w:rPr>
            <w:color w:val="000000" w:themeColor="text1"/>
          </w:rPr>
          <w:delText xml:space="preserve">target </w:delText>
        </w:r>
      </w:del>
      <w:r w:rsidR="00E752CF">
        <w:rPr>
          <w:color w:val="000000" w:themeColor="text1"/>
        </w:rPr>
        <w:t>emotion</w:t>
      </w:r>
      <w:proofErr w:type="spellEnd"/>
      <w:r w:rsidR="00E752CF">
        <w:rPr>
          <w:color w:val="000000" w:themeColor="text1"/>
        </w:rPr>
        <w:t xml:space="preserve"> </w:t>
      </w:r>
    </w:p>
    <w:tbl>
      <w:tblPr>
        <w:tblStyle w:val="APAReport"/>
        <w:tblW w:w="5301" w:type="pct"/>
        <w:tblInd w:w="-142" w:type="dxa"/>
        <w:tblBorders>
          <w:top w:val="none" w:sz="0" w:space="0" w:color="auto"/>
          <w:bottom w:val="none" w:sz="0" w:space="0" w:color="auto"/>
        </w:tblBorders>
        <w:tblLayout w:type="fixed"/>
        <w:tblLook w:val="04A0" w:firstRow="1" w:lastRow="0" w:firstColumn="1" w:lastColumn="0" w:noHBand="0" w:noVBand="1"/>
      </w:tblPr>
      <w:tblGrid>
        <w:gridCol w:w="1182"/>
        <w:gridCol w:w="725"/>
        <w:gridCol w:w="783"/>
        <w:gridCol w:w="943"/>
        <w:gridCol w:w="871"/>
        <w:gridCol w:w="882"/>
        <w:gridCol w:w="709"/>
        <w:gridCol w:w="736"/>
        <w:gridCol w:w="877"/>
        <w:gridCol w:w="786"/>
        <w:gridCol w:w="871"/>
        <w:gridCol w:w="921"/>
        <w:gridCol w:w="783"/>
        <w:gridCol w:w="736"/>
        <w:gridCol w:w="921"/>
        <w:gridCol w:w="1014"/>
      </w:tblGrid>
      <w:tr w:rsidR="005D702E" w:rsidRPr="00BD442F" w14:paraId="60C23B9B" w14:textId="614DEE23" w:rsidTr="00BD442F">
        <w:trPr>
          <w:cnfStyle w:val="100000000000" w:firstRow="1" w:lastRow="0" w:firstColumn="0" w:lastColumn="0" w:oddVBand="0" w:evenVBand="0" w:oddHBand="0" w:evenHBand="0" w:firstRowFirstColumn="0" w:firstRowLastColumn="0" w:lastRowFirstColumn="0" w:lastRowLastColumn="0"/>
          <w:trHeight w:val="377"/>
        </w:trPr>
        <w:tc>
          <w:tcPr>
            <w:tcW w:w="430" w:type="pct"/>
          </w:tcPr>
          <w:p w14:paraId="4548D4A9" w14:textId="77777777" w:rsidR="00E55D6C" w:rsidRPr="00BD442F" w:rsidRDefault="00E55D6C" w:rsidP="00994822">
            <w:pPr>
              <w:pStyle w:val="BodyText"/>
              <w:adjustRightInd w:val="0"/>
              <w:spacing w:after="0"/>
              <w:rPr>
                <w:color w:val="000000" w:themeColor="text1"/>
              </w:rPr>
            </w:pPr>
          </w:p>
        </w:tc>
        <w:tc>
          <w:tcPr>
            <w:tcW w:w="892" w:type="pct"/>
            <w:gridSpan w:val="3"/>
          </w:tcPr>
          <w:p w14:paraId="4E65D376" w14:textId="5DDB0F0D" w:rsidR="00E55D6C" w:rsidRPr="00BD442F" w:rsidRDefault="00E55D6C" w:rsidP="00FB5E05">
            <w:pPr>
              <w:pStyle w:val="BodyText"/>
              <w:adjustRightInd w:val="0"/>
              <w:spacing w:after="0"/>
              <w:rPr>
                <w:color w:val="000000" w:themeColor="text1"/>
              </w:rPr>
            </w:pPr>
            <w:r w:rsidRPr="00BD442F">
              <w:rPr>
                <w:color w:val="000000" w:themeColor="text1"/>
              </w:rPr>
              <w:t xml:space="preserve">Sad </w:t>
            </w:r>
          </w:p>
        </w:tc>
        <w:tc>
          <w:tcPr>
            <w:tcW w:w="896" w:type="pct"/>
            <w:gridSpan w:val="3"/>
          </w:tcPr>
          <w:p w14:paraId="1ACD8604" w14:textId="0DDA5A3C" w:rsidR="00E55D6C" w:rsidRPr="00BD442F" w:rsidRDefault="00E55D6C" w:rsidP="00FB5E05">
            <w:pPr>
              <w:pStyle w:val="BodyText"/>
              <w:adjustRightInd w:val="0"/>
              <w:spacing w:after="0"/>
              <w:rPr>
                <w:color w:val="000000" w:themeColor="text1"/>
              </w:rPr>
            </w:pPr>
            <w:r w:rsidRPr="00BD442F">
              <w:rPr>
                <w:color w:val="000000" w:themeColor="text1"/>
              </w:rPr>
              <w:t xml:space="preserve">Happy </w:t>
            </w:r>
          </w:p>
        </w:tc>
        <w:tc>
          <w:tcPr>
            <w:tcW w:w="873" w:type="pct"/>
            <w:gridSpan w:val="3"/>
          </w:tcPr>
          <w:p w14:paraId="701F9F58" w14:textId="013B1920" w:rsidR="00E55D6C" w:rsidRPr="00BD442F" w:rsidRDefault="00E55D6C" w:rsidP="00FB5E05">
            <w:pPr>
              <w:pStyle w:val="BodyText"/>
              <w:adjustRightInd w:val="0"/>
              <w:spacing w:after="0"/>
              <w:rPr>
                <w:color w:val="000000" w:themeColor="text1"/>
              </w:rPr>
            </w:pPr>
            <w:r w:rsidRPr="00BD442F">
              <w:rPr>
                <w:color w:val="000000" w:themeColor="text1"/>
              </w:rPr>
              <w:t>Fearful</w:t>
            </w:r>
          </w:p>
        </w:tc>
        <w:tc>
          <w:tcPr>
            <w:tcW w:w="937" w:type="pct"/>
            <w:gridSpan w:val="3"/>
          </w:tcPr>
          <w:p w14:paraId="17D567F7" w14:textId="30CF7273" w:rsidR="00E55D6C" w:rsidRPr="00BD442F" w:rsidRDefault="00E55D6C" w:rsidP="00FB5E05">
            <w:pPr>
              <w:pStyle w:val="BodyText"/>
              <w:adjustRightInd w:val="0"/>
              <w:spacing w:after="0"/>
              <w:rPr>
                <w:color w:val="000000" w:themeColor="text1"/>
              </w:rPr>
            </w:pPr>
            <w:r w:rsidRPr="00BD442F">
              <w:rPr>
                <w:color w:val="000000" w:themeColor="text1"/>
              </w:rPr>
              <w:t>Tender</w:t>
            </w:r>
          </w:p>
        </w:tc>
        <w:tc>
          <w:tcPr>
            <w:tcW w:w="972" w:type="pct"/>
            <w:gridSpan w:val="3"/>
          </w:tcPr>
          <w:p w14:paraId="05B59048" w14:textId="048B9151" w:rsidR="00E55D6C" w:rsidRPr="00BD442F" w:rsidRDefault="00E55D6C" w:rsidP="00FB5E05">
            <w:pPr>
              <w:pStyle w:val="BodyText"/>
              <w:adjustRightInd w:val="0"/>
              <w:spacing w:after="0"/>
              <w:rPr>
                <w:color w:val="000000" w:themeColor="text1"/>
              </w:rPr>
            </w:pPr>
            <w:r w:rsidRPr="00BD442F">
              <w:rPr>
                <w:color w:val="000000" w:themeColor="text1"/>
              </w:rPr>
              <w:t>Angry</w:t>
            </w:r>
          </w:p>
        </w:tc>
      </w:tr>
      <w:tr w:rsidR="00BD442F" w:rsidRPr="00BD442F" w14:paraId="220729A1" w14:textId="216CCC49" w:rsidTr="00BD442F">
        <w:trPr>
          <w:trHeight w:val="361"/>
        </w:trPr>
        <w:tc>
          <w:tcPr>
            <w:tcW w:w="430" w:type="pct"/>
            <w:tcBorders>
              <w:bottom w:val="single" w:sz="4" w:space="0" w:color="auto"/>
            </w:tcBorders>
          </w:tcPr>
          <w:p w14:paraId="6C65D774" w14:textId="77777777" w:rsidR="00E55D6C" w:rsidRPr="00BD442F" w:rsidRDefault="00E55D6C" w:rsidP="00994822">
            <w:pPr>
              <w:pStyle w:val="BodyText"/>
              <w:adjustRightInd w:val="0"/>
              <w:spacing w:after="0"/>
              <w:rPr>
                <w:color w:val="000000" w:themeColor="text1"/>
              </w:rPr>
            </w:pPr>
          </w:p>
        </w:tc>
        <w:tc>
          <w:tcPr>
            <w:tcW w:w="264" w:type="pct"/>
            <w:tcBorders>
              <w:bottom w:val="single" w:sz="4" w:space="0" w:color="auto"/>
            </w:tcBorders>
          </w:tcPr>
          <w:p w14:paraId="1A078091" w14:textId="7BDE1C2D" w:rsidR="00E55D6C" w:rsidRPr="00BD442F" w:rsidRDefault="00E55D6C" w:rsidP="00994822">
            <w:pPr>
              <w:pStyle w:val="BodyText"/>
              <w:adjustRightInd w:val="0"/>
              <w:spacing w:after="0"/>
              <w:rPr>
                <w:color w:val="000000" w:themeColor="text1"/>
              </w:rPr>
            </w:pPr>
            <w:r w:rsidRPr="00BD442F">
              <w:rPr>
                <w:color w:val="000000" w:themeColor="text1"/>
              </w:rPr>
              <w:t>Est.</w:t>
            </w:r>
          </w:p>
        </w:tc>
        <w:tc>
          <w:tcPr>
            <w:tcW w:w="285" w:type="pct"/>
            <w:tcBorders>
              <w:bottom w:val="single" w:sz="4" w:space="0" w:color="auto"/>
            </w:tcBorders>
          </w:tcPr>
          <w:p w14:paraId="2CDC053B" w14:textId="12EBD99F" w:rsidR="00E55D6C" w:rsidRPr="00BD442F" w:rsidRDefault="00E55D6C" w:rsidP="006725BA">
            <w:pPr>
              <w:pStyle w:val="BodyText"/>
              <w:adjustRightInd w:val="0"/>
              <w:spacing w:after="0"/>
              <w:rPr>
                <w:color w:val="000000" w:themeColor="text1"/>
              </w:rPr>
            </w:pPr>
            <w:r w:rsidRPr="00BD442F">
              <w:rPr>
                <w:i/>
                <w:color w:val="000000" w:themeColor="text1"/>
              </w:rPr>
              <w:t>t</w:t>
            </w:r>
          </w:p>
        </w:tc>
        <w:tc>
          <w:tcPr>
            <w:tcW w:w="343" w:type="pct"/>
            <w:tcBorders>
              <w:bottom w:val="single" w:sz="4" w:space="0" w:color="auto"/>
            </w:tcBorders>
          </w:tcPr>
          <w:p w14:paraId="0FC17803" w14:textId="3F940DE3" w:rsidR="00E55D6C" w:rsidRPr="00BD442F" w:rsidRDefault="00E55D6C" w:rsidP="00E55D6C">
            <w:pPr>
              <w:pStyle w:val="BodyText"/>
              <w:adjustRightInd w:val="0"/>
              <w:spacing w:after="0"/>
              <w:rPr>
                <w:color w:val="000000" w:themeColor="text1"/>
              </w:rPr>
            </w:pPr>
            <w:r w:rsidRPr="00BD442F">
              <w:rPr>
                <w:i/>
                <w:color w:val="000000" w:themeColor="text1"/>
              </w:rPr>
              <w:t>p</w:t>
            </w:r>
            <w:r w:rsidRPr="00BD442F">
              <w:rPr>
                <w:color w:val="000000" w:themeColor="text1"/>
              </w:rPr>
              <w:t xml:space="preserve"> </w:t>
            </w:r>
          </w:p>
        </w:tc>
        <w:tc>
          <w:tcPr>
            <w:tcW w:w="317" w:type="pct"/>
            <w:tcBorders>
              <w:bottom w:val="single" w:sz="4" w:space="0" w:color="auto"/>
            </w:tcBorders>
          </w:tcPr>
          <w:p w14:paraId="6DF701B5" w14:textId="1C0CE8E5"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21" w:type="pct"/>
            <w:tcBorders>
              <w:bottom w:val="single" w:sz="4" w:space="0" w:color="auto"/>
            </w:tcBorders>
          </w:tcPr>
          <w:p w14:paraId="1D55C208" w14:textId="1DA4321F"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58" w:type="pct"/>
            <w:tcBorders>
              <w:bottom w:val="single" w:sz="4" w:space="0" w:color="auto"/>
            </w:tcBorders>
          </w:tcPr>
          <w:p w14:paraId="2E1FBA04" w14:textId="505B5E55"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268" w:type="pct"/>
            <w:tcBorders>
              <w:bottom w:val="single" w:sz="4" w:space="0" w:color="auto"/>
            </w:tcBorders>
          </w:tcPr>
          <w:p w14:paraId="09C6CC38" w14:textId="0EF8A3CE"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19" w:type="pct"/>
            <w:tcBorders>
              <w:bottom w:val="single" w:sz="4" w:space="0" w:color="auto"/>
            </w:tcBorders>
          </w:tcPr>
          <w:p w14:paraId="7A3D7F53" w14:textId="5F953A54"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86" w:type="pct"/>
            <w:tcBorders>
              <w:bottom w:val="single" w:sz="4" w:space="0" w:color="auto"/>
            </w:tcBorders>
          </w:tcPr>
          <w:p w14:paraId="56167186" w14:textId="3AA68FB1"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317" w:type="pct"/>
            <w:tcBorders>
              <w:bottom w:val="single" w:sz="4" w:space="0" w:color="auto"/>
            </w:tcBorders>
          </w:tcPr>
          <w:p w14:paraId="2879918E" w14:textId="13466065"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35" w:type="pct"/>
            <w:tcBorders>
              <w:bottom w:val="single" w:sz="4" w:space="0" w:color="auto"/>
            </w:tcBorders>
          </w:tcPr>
          <w:p w14:paraId="11B8B474" w14:textId="0DECC6F4"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285" w:type="pct"/>
            <w:tcBorders>
              <w:bottom w:val="single" w:sz="4" w:space="0" w:color="auto"/>
            </w:tcBorders>
          </w:tcPr>
          <w:p w14:paraId="7D25D78C" w14:textId="4F994453"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c>
          <w:tcPr>
            <w:tcW w:w="268" w:type="pct"/>
            <w:tcBorders>
              <w:bottom w:val="single" w:sz="4" w:space="0" w:color="auto"/>
            </w:tcBorders>
          </w:tcPr>
          <w:p w14:paraId="3C579681" w14:textId="25C29EF3" w:rsidR="00E55D6C" w:rsidRPr="00BD442F" w:rsidRDefault="00E55D6C" w:rsidP="00994822">
            <w:pPr>
              <w:pStyle w:val="BodyText"/>
              <w:adjustRightInd w:val="0"/>
              <w:spacing w:after="0"/>
              <w:rPr>
                <w:i/>
                <w:color w:val="000000" w:themeColor="text1"/>
              </w:rPr>
            </w:pPr>
            <w:r w:rsidRPr="00BD442F">
              <w:rPr>
                <w:color w:val="000000" w:themeColor="text1"/>
              </w:rPr>
              <w:t>Est.</w:t>
            </w:r>
          </w:p>
        </w:tc>
        <w:tc>
          <w:tcPr>
            <w:tcW w:w="335" w:type="pct"/>
            <w:tcBorders>
              <w:bottom w:val="single" w:sz="4" w:space="0" w:color="auto"/>
            </w:tcBorders>
          </w:tcPr>
          <w:p w14:paraId="2D89A408" w14:textId="36588C39" w:rsidR="00E55D6C" w:rsidRPr="00BD442F" w:rsidRDefault="00E55D6C" w:rsidP="00994822">
            <w:pPr>
              <w:pStyle w:val="BodyText"/>
              <w:adjustRightInd w:val="0"/>
              <w:spacing w:after="0"/>
              <w:rPr>
                <w:i/>
                <w:color w:val="000000" w:themeColor="text1"/>
              </w:rPr>
            </w:pPr>
            <w:r w:rsidRPr="00BD442F">
              <w:rPr>
                <w:i/>
                <w:color w:val="000000" w:themeColor="text1"/>
              </w:rPr>
              <w:t>t</w:t>
            </w:r>
          </w:p>
        </w:tc>
        <w:tc>
          <w:tcPr>
            <w:tcW w:w="369" w:type="pct"/>
            <w:tcBorders>
              <w:bottom w:val="single" w:sz="4" w:space="0" w:color="auto"/>
            </w:tcBorders>
          </w:tcPr>
          <w:p w14:paraId="65E5D3D9" w14:textId="7E08262B" w:rsidR="00E55D6C" w:rsidRPr="00BD442F" w:rsidRDefault="00E55D6C" w:rsidP="00994822">
            <w:pPr>
              <w:pStyle w:val="BodyText"/>
              <w:adjustRightInd w:val="0"/>
              <w:spacing w:after="0"/>
              <w:rPr>
                <w:i/>
                <w:color w:val="000000" w:themeColor="text1"/>
              </w:rPr>
            </w:pPr>
            <w:r w:rsidRPr="00BD442F">
              <w:rPr>
                <w:i/>
                <w:color w:val="000000" w:themeColor="text1"/>
              </w:rPr>
              <w:t>p</w:t>
            </w:r>
            <w:r w:rsidRPr="00BD442F">
              <w:rPr>
                <w:color w:val="000000" w:themeColor="text1"/>
              </w:rPr>
              <w:t xml:space="preserve"> </w:t>
            </w:r>
          </w:p>
        </w:tc>
      </w:tr>
      <w:tr w:rsidR="00BD442F" w:rsidRPr="00BD442F" w14:paraId="3D42E614" w14:textId="77777777" w:rsidTr="00BD442F">
        <w:trPr>
          <w:trHeight w:val="464"/>
        </w:trPr>
        <w:tc>
          <w:tcPr>
            <w:tcW w:w="430" w:type="pct"/>
            <w:tcBorders>
              <w:top w:val="single" w:sz="4" w:space="0" w:color="auto"/>
            </w:tcBorders>
          </w:tcPr>
          <w:p w14:paraId="41BAC598" w14:textId="4A816335" w:rsidR="00E55D6C" w:rsidRPr="00BD442F" w:rsidRDefault="00E55D6C" w:rsidP="00994822">
            <w:pPr>
              <w:pStyle w:val="BodyText"/>
              <w:adjustRightInd w:val="0"/>
              <w:spacing w:after="0"/>
              <w:rPr>
                <w:color w:val="000000" w:themeColor="text1"/>
              </w:rPr>
            </w:pPr>
            <w:r w:rsidRPr="00BD442F">
              <w:rPr>
                <w:color w:val="000000" w:themeColor="text1"/>
              </w:rPr>
              <w:t>Valence</w:t>
            </w:r>
          </w:p>
        </w:tc>
        <w:tc>
          <w:tcPr>
            <w:tcW w:w="264" w:type="pct"/>
            <w:tcBorders>
              <w:top w:val="single" w:sz="4" w:space="0" w:color="auto"/>
            </w:tcBorders>
          </w:tcPr>
          <w:p w14:paraId="353B252C" w14:textId="60C7CF34"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285" w:type="pct"/>
            <w:tcBorders>
              <w:top w:val="single" w:sz="4" w:space="0" w:color="auto"/>
            </w:tcBorders>
          </w:tcPr>
          <w:p w14:paraId="390DD15E" w14:textId="6C64EDC2" w:rsidR="00E55D6C" w:rsidRPr="00FB5E05" w:rsidRDefault="00E55D6C" w:rsidP="006725BA">
            <w:pPr>
              <w:pStyle w:val="BodyText"/>
              <w:adjustRightInd w:val="0"/>
              <w:spacing w:after="0"/>
              <w:rPr>
                <w:b/>
                <w:color w:val="000000" w:themeColor="text1"/>
              </w:rPr>
            </w:pPr>
            <w:r w:rsidRPr="00FB5E05">
              <w:rPr>
                <w:b/>
                <w:color w:val="000000" w:themeColor="text1"/>
              </w:rPr>
              <w:t>3.76</w:t>
            </w:r>
          </w:p>
        </w:tc>
        <w:tc>
          <w:tcPr>
            <w:tcW w:w="343" w:type="pct"/>
            <w:tcBorders>
              <w:top w:val="single" w:sz="4" w:space="0" w:color="auto"/>
            </w:tcBorders>
          </w:tcPr>
          <w:p w14:paraId="6225C875" w14:textId="422EBDE1" w:rsidR="00E55D6C" w:rsidRPr="00FB5E05" w:rsidRDefault="00E55D6C" w:rsidP="00E55D6C">
            <w:pPr>
              <w:pStyle w:val="BodyText"/>
              <w:adjustRightInd w:val="0"/>
              <w:spacing w:after="0"/>
              <w:rPr>
                <w:b/>
                <w:color w:val="000000" w:themeColor="text1"/>
              </w:rPr>
            </w:pPr>
            <w:r w:rsidRPr="00FB5E05">
              <w:rPr>
                <w:b/>
                <w:color w:val="000000" w:themeColor="text1"/>
              </w:rPr>
              <w:t>&lt;</w:t>
            </w:r>
            <w:r w:rsidR="005D702E">
              <w:rPr>
                <w:b/>
                <w:color w:val="000000" w:themeColor="text1"/>
              </w:rPr>
              <w:t xml:space="preserve"> </w:t>
            </w:r>
            <w:r w:rsidRPr="00FB5E05">
              <w:rPr>
                <w:b/>
                <w:color w:val="000000" w:themeColor="text1"/>
              </w:rPr>
              <w:t>.001</w:t>
            </w:r>
          </w:p>
        </w:tc>
        <w:tc>
          <w:tcPr>
            <w:tcW w:w="317" w:type="pct"/>
            <w:tcBorders>
              <w:top w:val="single" w:sz="4" w:space="0" w:color="auto"/>
            </w:tcBorders>
          </w:tcPr>
          <w:p w14:paraId="5E880B04" w14:textId="24A9998E" w:rsidR="00E55D6C" w:rsidRPr="00BD442F" w:rsidRDefault="00E55D6C" w:rsidP="00994822">
            <w:pPr>
              <w:pStyle w:val="BodyText"/>
              <w:adjustRightInd w:val="0"/>
              <w:spacing w:after="0"/>
              <w:rPr>
                <w:color w:val="000000" w:themeColor="text1"/>
              </w:rPr>
            </w:pPr>
            <w:r w:rsidRPr="00BD442F">
              <w:rPr>
                <w:color w:val="000000" w:themeColor="text1"/>
              </w:rPr>
              <w:t>-.01</w:t>
            </w:r>
          </w:p>
        </w:tc>
        <w:tc>
          <w:tcPr>
            <w:tcW w:w="321" w:type="pct"/>
            <w:tcBorders>
              <w:top w:val="single" w:sz="4" w:space="0" w:color="auto"/>
            </w:tcBorders>
          </w:tcPr>
          <w:p w14:paraId="241B827B" w14:textId="38E23988" w:rsidR="00E55D6C" w:rsidRPr="00BD442F" w:rsidRDefault="00E55D6C" w:rsidP="00E55D6C">
            <w:pPr>
              <w:pStyle w:val="BodyText"/>
              <w:adjustRightInd w:val="0"/>
              <w:spacing w:after="0"/>
              <w:rPr>
                <w:color w:val="000000" w:themeColor="text1"/>
              </w:rPr>
            </w:pPr>
            <w:r w:rsidRPr="00BD442F">
              <w:rPr>
                <w:color w:val="000000" w:themeColor="text1"/>
              </w:rPr>
              <w:t>-1.3</w:t>
            </w:r>
            <w:r w:rsidR="005D702E">
              <w:rPr>
                <w:color w:val="000000" w:themeColor="text1"/>
              </w:rPr>
              <w:t>3</w:t>
            </w:r>
          </w:p>
        </w:tc>
        <w:tc>
          <w:tcPr>
            <w:tcW w:w="258" w:type="pct"/>
            <w:tcBorders>
              <w:top w:val="single" w:sz="4" w:space="0" w:color="auto"/>
            </w:tcBorders>
          </w:tcPr>
          <w:p w14:paraId="4E695CFC" w14:textId="3B76F02F" w:rsidR="00E55D6C" w:rsidRPr="00BD442F" w:rsidRDefault="00E55D6C" w:rsidP="00994822">
            <w:pPr>
              <w:pStyle w:val="BodyText"/>
              <w:adjustRightInd w:val="0"/>
              <w:spacing w:after="0"/>
              <w:rPr>
                <w:color w:val="000000" w:themeColor="text1"/>
              </w:rPr>
            </w:pPr>
            <w:r w:rsidRPr="00BD442F">
              <w:rPr>
                <w:color w:val="000000" w:themeColor="text1"/>
              </w:rPr>
              <w:t>.1</w:t>
            </w:r>
            <w:r w:rsidR="005D702E">
              <w:rPr>
                <w:color w:val="000000" w:themeColor="text1"/>
              </w:rPr>
              <w:t>85</w:t>
            </w:r>
          </w:p>
        </w:tc>
        <w:tc>
          <w:tcPr>
            <w:tcW w:w="268" w:type="pct"/>
            <w:tcBorders>
              <w:top w:val="single" w:sz="4" w:space="0" w:color="auto"/>
            </w:tcBorders>
          </w:tcPr>
          <w:p w14:paraId="3B210125" w14:textId="67EA0381" w:rsidR="00E55D6C" w:rsidRPr="00FB5E05" w:rsidRDefault="00E55D6C" w:rsidP="00994822">
            <w:pPr>
              <w:pStyle w:val="BodyText"/>
              <w:adjustRightInd w:val="0"/>
              <w:spacing w:after="0"/>
              <w:rPr>
                <w:b/>
                <w:color w:val="000000" w:themeColor="text1"/>
              </w:rPr>
            </w:pPr>
            <w:r w:rsidRPr="00FB5E05">
              <w:rPr>
                <w:b/>
                <w:color w:val="000000" w:themeColor="text1"/>
              </w:rPr>
              <w:t>.02</w:t>
            </w:r>
          </w:p>
        </w:tc>
        <w:tc>
          <w:tcPr>
            <w:tcW w:w="319" w:type="pct"/>
            <w:tcBorders>
              <w:top w:val="single" w:sz="4" w:space="0" w:color="auto"/>
            </w:tcBorders>
          </w:tcPr>
          <w:p w14:paraId="7C35BADC" w14:textId="4578D7C3" w:rsidR="00E55D6C" w:rsidRPr="00FB5E05" w:rsidRDefault="00E55D6C" w:rsidP="00994822">
            <w:pPr>
              <w:pStyle w:val="BodyText"/>
              <w:adjustRightInd w:val="0"/>
              <w:spacing w:after="0"/>
              <w:rPr>
                <w:b/>
                <w:color w:val="000000" w:themeColor="text1"/>
              </w:rPr>
            </w:pPr>
            <w:r w:rsidRPr="00FB5E05">
              <w:rPr>
                <w:b/>
                <w:color w:val="000000" w:themeColor="text1"/>
              </w:rPr>
              <w:t>2.</w:t>
            </w:r>
            <w:r w:rsidR="005D702E">
              <w:rPr>
                <w:b/>
                <w:color w:val="000000" w:themeColor="text1"/>
              </w:rPr>
              <w:t>75</w:t>
            </w:r>
          </w:p>
        </w:tc>
        <w:tc>
          <w:tcPr>
            <w:tcW w:w="286" w:type="pct"/>
            <w:tcBorders>
              <w:top w:val="single" w:sz="4" w:space="0" w:color="auto"/>
            </w:tcBorders>
          </w:tcPr>
          <w:p w14:paraId="344E82A2" w14:textId="13B3AD4E" w:rsidR="00E55D6C" w:rsidRPr="00FB5E05" w:rsidRDefault="00E55D6C" w:rsidP="00994822">
            <w:pPr>
              <w:pStyle w:val="BodyText"/>
              <w:adjustRightInd w:val="0"/>
              <w:spacing w:after="0"/>
              <w:rPr>
                <w:b/>
                <w:color w:val="000000" w:themeColor="text1"/>
              </w:rPr>
            </w:pPr>
            <w:r w:rsidRPr="00FB5E05">
              <w:rPr>
                <w:b/>
                <w:color w:val="000000" w:themeColor="text1"/>
              </w:rPr>
              <w:t>.0</w:t>
            </w:r>
            <w:r w:rsidR="005D702E">
              <w:rPr>
                <w:b/>
                <w:color w:val="000000" w:themeColor="text1"/>
              </w:rPr>
              <w:t>06</w:t>
            </w:r>
          </w:p>
        </w:tc>
        <w:tc>
          <w:tcPr>
            <w:tcW w:w="317" w:type="pct"/>
            <w:tcBorders>
              <w:top w:val="single" w:sz="4" w:space="0" w:color="auto"/>
            </w:tcBorders>
          </w:tcPr>
          <w:p w14:paraId="42F64C4E" w14:textId="6F0C4713" w:rsidR="00E55D6C" w:rsidRPr="00BD442F" w:rsidRDefault="00E55D6C" w:rsidP="00994822">
            <w:pPr>
              <w:pStyle w:val="BodyText"/>
              <w:adjustRightInd w:val="0"/>
              <w:spacing w:after="0"/>
              <w:rPr>
                <w:color w:val="000000" w:themeColor="text1"/>
              </w:rPr>
            </w:pPr>
            <w:r w:rsidRPr="00BD442F">
              <w:rPr>
                <w:color w:val="000000" w:themeColor="text1"/>
              </w:rPr>
              <w:t xml:space="preserve">&lt; </w:t>
            </w:r>
            <w:r w:rsidR="005D702E">
              <w:rPr>
                <w:color w:val="000000" w:themeColor="text1"/>
              </w:rPr>
              <w:t>-</w:t>
            </w:r>
            <w:r w:rsidRPr="00BD442F">
              <w:rPr>
                <w:color w:val="000000" w:themeColor="text1"/>
              </w:rPr>
              <w:t>.00</w:t>
            </w:r>
          </w:p>
        </w:tc>
        <w:tc>
          <w:tcPr>
            <w:tcW w:w="335" w:type="pct"/>
            <w:tcBorders>
              <w:top w:val="single" w:sz="4" w:space="0" w:color="auto"/>
            </w:tcBorders>
          </w:tcPr>
          <w:p w14:paraId="7DDA22CD" w14:textId="38AD361D" w:rsidR="00E55D6C" w:rsidRPr="00BD442F" w:rsidRDefault="00B8250F" w:rsidP="00B8250F">
            <w:pPr>
              <w:pStyle w:val="BodyText"/>
              <w:adjustRightInd w:val="0"/>
              <w:spacing w:after="0"/>
              <w:rPr>
                <w:color w:val="000000" w:themeColor="text1"/>
              </w:rPr>
            </w:pPr>
            <w:r w:rsidRPr="00BD442F">
              <w:rPr>
                <w:color w:val="000000" w:themeColor="text1"/>
              </w:rPr>
              <w:t>0</w:t>
            </w:r>
            <w:r w:rsidR="00E55D6C" w:rsidRPr="00BD442F">
              <w:rPr>
                <w:color w:val="000000" w:themeColor="text1"/>
              </w:rPr>
              <w:t>.5</w:t>
            </w:r>
            <w:r w:rsidRPr="00BD442F">
              <w:rPr>
                <w:color w:val="000000" w:themeColor="text1"/>
              </w:rPr>
              <w:t>3</w:t>
            </w:r>
          </w:p>
        </w:tc>
        <w:tc>
          <w:tcPr>
            <w:tcW w:w="285" w:type="pct"/>
            <w:tcBorders>
              <w:top w:val="single" w:sz="4" w:space="0" w:color="auto"/>
            </w:tcBorders>
          </w:tcPr>
          <w:p w14:paraId="347603D7" w14:textId="3436B750" w:rsidR="00E55D6C" w:rsidRPr="00BD442F" w:rsidRDefault="00B8250F" w:rsidP="005D702E">
            <w:pPr>
              <w:pStyle w:val="BodyText"/>
              <w:adjustRightInd w:val="0"/>
              <w:spacing w:after="0"/>
              <w:rPr>
                <w:color w:val="000000" w:themeColor="text1"/>
              </w:rPr>
            </w:pPr>
            <w:r w:rsidRPr="00BD442F">
              <w:rPr>
                <w:color w:val="000000" w:themeColor="text1"/>
              </w:rPr>
              <w:t>.</w:t>
            </w:r>
            <w:r w:rsidR="005D702E">
              <w:rPr>
                <w:color w:val="000000" w:themeColor="text1"/>
              </w:rPr>
              <w:t>776</w:t>
            </w:r>
          </w:p>
        </w:tc>
        <w:tc>
          <w:tcPr>
            <w:tcW w:w="268" w:type="pct"/>
            <w:tcBorders>
              <w:top w:val="single" w:sz="4" w:space="0" w:color="auto"/>
            </w:tcBorders>
          </w:tcPr>
          <w:p w14:paraId="2E7E2234" w14:textId="0FBF36F5" w:rsidR="00E55D6C" w:rsidRPr="005D702E" w:rsidRDefault="00E55D6C" w:rsidP="00994822">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w:t>
            </w:r>
          </w:p>
        </w:tc>
        <w:tc>
          <w:tcPr>
            <w:tcW w:w="335" w:type="pct"/>
            <w:tcBorders>
              <w:top w:val="single" w:sz="4" w:space="0" w:color="auto"/>
            </w:tcBorders>
          </w:tcPr>
          <w:p w14:paraId="37F2E93A" w14:textId="375B7011" w:rsidR="00E55D6C" w:rsidRPr="005D702E" w:rsidRDefault="005D702E" w:rsidP="00994822">
            <w:pPr>
              <w:pStyle w:val="BodyText"/>
              <w:adjustRightInd w:val="0"/>
              <w:spacing w:after="0"/>
              <w:rPr>
                <w:b/>
                <w:color w:val="000000" w:themeColor="text1"/>
              </w:rPr>
            </w:pPr>
            <w:r w:rsidRPr="005D702E">
              <w:rPr>
                <w:b/>
                <w:color w:val="000000" w:themeColor="text1"/>
              </w:rPr>
              <w:t>2.44</w:t>
            </w:r>
          </w:p>
        </w:tc>
        <w:tc>
          <w:tcPr>
            <w:tcW w:w="369" w:type="pct"/>
            <w:tcBorders>
              <w:top w:val="single" w:sz="4" w:space="0" w:color="auto"/>
            </w:tcBorders>
          </w:tcPr>
          <w:p w14:paraId="7CEA22B8" w14:textId="3B655360" w:rsidR="00E55D6C" w:rsidRPr="005D702E" w:rsidRDefault="005D702E" w:rsidP="00994822">
            <w:pPr>
              <w:pStyle w:val="BodyText"/>
              <w:adjustRightInd w:val="0"/>
              <w:spacing w:after="0"/>
              <w:rPr>
                <w:b/>
                <w:color w:val="000000" w:themeColor="text1"/>
              </w:rPr>
            </w:pPr>
            <w:r w:rsidRPr="005D702E">
              <w:rPr>
                <w:b/>
                <w:color w:val="000000" w:themeColor="text1"/>
              </w:rPr>
              <w:t>.015</w:t>
            </w:r>
          </w:p>
        </w:tc>
      </w:tr>
      <w:tr w:rsidR="00BD442F" w:rsidRPr="00BD442F" w14:paraId="4E625ECE" w14:textId="3CFD290A" w:rsidTr="00BD442F">
        <w:trPr>
          <w:trHeight w:val="349"/>
        </w:trPr>
        <w:tc>
          <w:tcPr>
            <w:tcW w:w="430" w:type="pct"/>
            <w:tcBorders>
              <w:bottom w:val="single" w:sz="4" w:space="0" w:color="auto"/>
            </w:tcBorders>
          </w:tcPr>
          <w:p w14:paraId="1675A611" w14:textId="4AE8ECFF" w:rsidR="00E55D6C" w:rsidRPr="00BD442F" w:rsidRDefault="00E55D6C" w:rsidP="00994822">
            <w:pPr>
              <w:pStyle w:val="BodyText"/>
              <w:adjustRightInd w:val="0"/>
              <w:spacing w:after="0"/>
              <w:rPr>
                <w:color w:val="000000" w:themeColor="text1"/>
              </w:rPr>
            </w:pPr>
            <w:r w:rsidRPr="00BD442F">
              <w:rPr>
                <w:color w:val="000000" w:themeColor="text1"/>
              </w:rPr>
              <w:t>Arousal</w:t>
            </w:r>
          </w:p>
        </w:tc>
        <w:tc>
          <w:tcPr>
            <w:tcW w:w="264" w:type="pct"/>
            <w:tcBorders>
              <w:bottom w:val="single" w:sz="4" w:space="0" w:color="auto"/>
            </w:tcBorders>
          </w:tcPr>
          <w:p w14:paraId="3A709E36" w14:textId="6425BA5A"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285" w:type="pct"/>
            <w:tcBorders>
              <w:bottom w:val="single" w:sz="4" w:space="0" w:color="auto"/>
            </w:tcBorders>
          </w:tcPr>
          <w:p w14:paraId="319860CA" w14:textId="4D8B54A6" w:rsidR="00E55D6C" w:rsidRPr="00FB5E05" w:rsidRDefault="00E55D6C" w:rsidP="005D702E">
            <w:pPr>
              <w:pStyle w:val="BodyText"/>
              <w:adjustRightInd w:val="0"/>
              <w:spacing w:after="0"/>
              <w:rPr>
                <w:b/>
                <w:color w:val="000000" w:themeColor="text1"/>
              </w:rPr>
            </w:pPr>
            <w:r w:rsidRPr="00FB5E05">
              <w:rPr>
                <w:b/>
                <w:color w:val="000000" w:themeColor="text1"/>
              </w:rPr>
              <w:t>4.0</w:t>
            </w:r>
            <w:r w:rsidR="005D702E">
              <w:rPr>
                <w:b/>
                <w:color w:val="000000" w:themeColor="text1"/>
              </w:rPr>
              <w:t>2</w:t>
            </w:r>
          </w:p>
        </w:tc>
        <w:tc>
          <w:tcPr>
            <w:tcW w:w="343" w:type="pct"/>
            <w:tcBorders>
              <w:bottom w:val="single" w:sz="4" w:space="0" w:color="auto"/>
            </w:tcBorders>
          </w:tcPr>
          <w:p w14:paraId="24A7AA3F" w14:textId="43F8FDD5" w:rsidR="00E55D6C" w:rsidRPr="00FB5E05" w:rsidRDefault="00E55D6C" w:rsidP="00994822">
            <w:pPr>
              <w:pStyle w:val="BodyText"/>
              <w:adjustRightInd w:val="0"/>
              <w:spacing w:after="0"/>
              <w:rPr>
                <w:b/>
                <w:color w:val="000000" w:themeColor="text1"/>
              </w:rPr>
            </w:pPr>
            <w:r w:rsidRPr="00FB5E05">
              <w:rPr>
                <w:b/>
                <w:color w:val="000000" w:themeColor="text1"/>
              </w:rPr>
              <w:t>&lt;</w:t>
            </w:r>
            <w:r w:rsidR="005D702E">
              <w:rPr>
                <w:b/>
                <w:color w:val="000000" w:themeColor="text1"/>
              </w:rPr>
              <w:t xml:space="preserve"> </w:t>
            </w:r>
            <w:r w:rsidRPr="00FB5E05">
              <w:rPr>
                <w:b/>
                <w:color w:val="000000" w:themeColor="text1"/>
              </w:rPr>
              <w:t>.001</w:t>
            </w:r>
          </w:p>
        </w:tc>
        <w:tc>
          <w:tcPr>
            <w:tcW w:w="317" w:type="pct"/>
            <w:tcBorders>
              <w:bottom w:val="single" w:sz="4" w:space="0" w:color="auto"/>
            </w:tcBorders>
          </w:tcPr>
          <w:p w14:paraId="5BD579BD" w14:textId="753B50F3" w:rsidR="00E55D6C" w:rsidRPr="00BD442F" w:rsidRDefault="00E55D6C" w:rsidP="00994822">
            <w:pPr>
              <w:pStyle w:val="BodyText"/>
              <w:adjustRightInd w:val="0"/>
              <w:spacing w:after="0"/>
              <w:rPr>
                <w:color w:val="000000" w:themeColor="text1"/>
              </w:rPr>
            </w:pPr>
            <w:r w:rsidRPr="00BD442F">
              <w:rPr>
                <w:color w:val="000000" w:themeColor="text1"/>
              </w:rPr>
              <w:t xml:space="preserve">&lt; </w:t>
            </w:r>
            <w:r w:rsidR="005D702E">
              <w:rPr>
                <w:color w:val="000000" w:themeColor="text1"/>
              </w:rPr>
              <w:t>-</w:t>
            </w:r>
            <w:r w:rsidRPr="00BD442F">
              <w:rPr>
                <w:color w:val="000000" w:themeColor="text1"/>
              </w:rPr>
              <w:t>.00</w:t>
            </w:r>
          </w:p>
        </w:tc>
        <w:tc>
          <w:tcPr>
            <w:tcW w:w="321" w:type="pct"/>
            <w:tcBorders>
              <w:bottom w:val="single" w:sz="4" w:space="0" w:color="auto"/>
            </w:tcBorders>
          </w:tcPr>
          <w:p w14:paraId="1725F267" w14:textId="57A4F9B9" w:rsidR="00E55D6C" w:rsidRPr="00BD442F" w:rsidRDefault="005D702E" w:rsidP="00E55D6C">
            <w:pPr>
              <w:pStyle w:val="BodyText"/>
              <w:adjustRightInd w:val="0"/>
              <w:spacing w:after="0"/>
              <w:rPr>
                <w:color w:val="000000" w:themeColor="text1"/>
              </w:rPr>
            </w:pPr>
            <w:r>
              <w:rPr>
                <w:color w:val="000000" w:themeColor="text1"/>
              </w:rPr>
              <w:t>-0.44</w:t>
            </w:r>
          </w:p>
        </w:tc>
        <w:tc>
          <w:tcPr>
            <w:tcW w:w="258" w:type="pct"/>
            <w:tcBorders>
              <w:bottom w:val="single" w:sz="4" w:space="0" w:color="auto"/>
            </w:tcBorders>
          </w:tcPr>
          <w:p w14:paraId="558A53F6" w14:textId="785E63CB" w:rsidR="00E55D6C" w:rsidRPr="00BD442F" w:rsidRDefault="00E55D6C" w:rsidP="005D702E">
            <w:pPr>
              <w:pStyle w:val="BodyText"/>
              <w:adjustRightInd w:val="0"/>
              <w:spacing w:after="0"/>
              <w:rPr>
                <w:color w:val="000000" w:themeColor="text1"/>
              </w:rPr>
            </w:pPr>
            <w:r w:rsidRPr="00BD442F">
              <w:rPr>
                <w:color w:val="000000" w:themeColor="text1"/>
              </w:rPr>
              <w:t>.</w:t>
            </w:r>
            <w:r w:rsidR="005D702E">
              <w:rPr>
                <w:color w:val="000000" w:themeColor="text1"/>
              </w:rPr>
              <w:t>661</w:t>
            </w:r>
          </w:p>
        </w:tc>
        <w:tc>
          <w:tcPr>
            <w:tcW w:w="268" w:type="pct"/>
            <w:tcBorders>
              <w:bottom w:val="single" w:sz="4" w:space="0" w:color="auto"/>
            </w:tcBorders>
          </w:tcPr>
          <w:p w14:paraId="3BA971AA" w14:textId="7B92C46F" w:rsidR="00E55D6C" w:rsidRPr="005D702E" w:rsidRDefault="00E55D6C" w:rsidP="00994822">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w:t>
            </w:r>
          </w:p>
        </w:tc>
        <w:tc>
          <w:tcPr>
            <w:tcW w:w="319" w:type="pct"/>
            <w:tcBorders>
              <w:bottom w:val="single" w:sz="4" w:space="0" w:color="auto"/>
            </w:tcBorders>
          </w:tcPr>
          <w:p w14:paraId="5AEFE838" w14:textId="065ADA0A" w:rsidR="00E55D6C" w:rsidRPr="005D702E" w:rsidRDefault="005D702E" w:rsidP="00994822">
            <w:pPr>
              <w:pStyle w:val="BodyText"/>
              <w:adjustRightInd w:val="0"/>
              <w:spacing w:after="0"/>
              <w:rPr>
                <w:b/>
                <w:color w:val="000000" w:themeColor="text1"/>
              </w:rPr>
            </w:pPr>
            <w:r w:rsidRPr="005D702E">
              <w:rPr>
                <w:b/>
                <w:color w:val="000000" w:themeColor="text1"/>
              </w:rPr>
              <w:t>-2.29</w:t>
            </w:r>
          </w:p>
        </w:tc>
        <w:tc>
          <w:tcPr>
            <w:tcW w:w="286" w:type="pct"/>
            <w:tcBorders>
              <w:bottom w:val="single" w:sz="4" w:space="0" w:color="auto"/>
            </w:tcBorders>
          </w:tcPr>
          <w:p w14:paraId="5481EBF1" w14:textId="5657A2D4" w:rsidR="00E55D6C" w:rsidRPr="005D702E" w:rsidRDefault="00E55D6C" w:rsidP="005D702E">
            <w:pPr>
              <w:pStyle w:val="BodyText"/>
              <w:adjustRightInd w:val="0"/>
              <w:spacing w:after="0"/>
              <w:rPr>
                <w:b/>
                <w:color w:val="000000" w:themeColor="text1"/>
              </w:rPr>
            </w:pPr>
            <w:r w:rsidRPr="005D702E">
              <w:rPr>
                <w:b/>
                <w:color w:val="000000" w:themeColor="text1"/>
              </w:rPr>
              <w:t>.0</w:t>
            </w:r>
            <w:r w:rsidR="005D702E" w:rsidRPr="005D702E">
              <w:rPr>
                <w:b/>
                <w:color w:val="000000" w:themeColor="text1"/>
              </w:rPr>
              <w:t>22</w:t>
            </w:r>
          </w:p>
        </w:tc>
        <w:tc>
          <w:tcPr>
            <w:tcW w:w="317" w:type="pct"/>
            <w:tcBorders>
              <w:bottom w:val="single" w:sz="4" w:space="0" w:color="auto"/>
            </w:tcBorders>
          </w:tcPr>
          <w:p w14:paraId="3B84B8D1" w14:textId="42D06AB3" w:rsidR="00E55D6C" w:rsidRPr="00BD442F" w:rsidRDefault="00E55D6C" w:rsidP="00E55D6C">
            <w:pPr>
              <w:pStyle w:val="BodyText"/>
              <w:adjustRightInd w:val="0"/>
              <w:spacing w:after="0"/>
              <w:rPr>
                <w:color w:val="000000" w:themeColor="text1"/>
              </w:rPr>
            </w:pPr>
            <w:r w:rsidRPr="00BD442F">
              <w:rPr>
                <w:color w:val="000000" w:themeColor="text1"/>
              </w:rPr>
              <w:t>&lt; .00</w:t>
            </w:r>
          </w:p>
        </w:tc>
        <w:tc>
          <w:tcPr>
            <w:tcW w:w="335" w:type="pct"/>
            <w:tcBorders>
              <w:bottom w:val="single" w:sz="4" w:space="0" w:color="auto"/>
            </w:tcBorders>
          </w:tcPr>
          <w:p w14:paraId="0145AB0D" w14:textId="647125B2" w:rsidR="00E55D6C" w:rsidRPr="00BD442F" w:rsidRDefault="00E55D6C" w:rsidP="00994822">
            <w:pPr>
              <w:pStyle w:val="BodyText"/>
              <w:adjustRightInd w:val="0"/>
              <w:spacing w:after="0"/>
              <w:rPr>
                <w:color w:val="000000" w:themeColor="text1"/>
              </w:rPr>
            </w:pPr>
            <w:r w:rsidRPr="00BD442F">
              <w:rPr>
                <w:color w:val="000000" w:themeColor="text1"/>
              </w:rPr>
              <w:t>0.</w:t>
            </w:r>
            <w:r w:rsidR="005D702E">
              <w:rPr>
                <w:color w:val="000000" w:themeColor="text1"/>
              </w:rPr>
              <w:t>53</w:t>
            </w:r>
          </w:p>
        </w:tc>
        <w:tc>
          <w:tcPr>
            <w:tcW w:w="285" w:type="pct"/>
            <w:tcBorders>
              <w:bottom w:val="single" w:sz="4" w:space="0" w:color="auto"/>
            </w:tcBorders>
          </w:tcPr>
          <w:p w14:paraId="1CC9B92F" w14:textId="51E4FFD4" w:rsidR="00E55D6C" w:rsidRPr="00BD442F" w:rsidRDefault="00E55D6C" w:rsidP="00994822">
            <w:pPr>
              <w:pStyle w:val="BodyText"/>
              <w:adjustRightInd w:val="0"/>
              <w:spacing w:after="0"/>
              <w:rPr>
                <w:color w:val="000000" w:themeColor="text1"/>
              </w:rPr>
            </w:pPr>
            <w:r w:rsidRPr="00BD442F">
              <w:rPr>
                <w:color w:val="000000" w:themeColor="text1"/>
              </w:rPr>
              <w:t>.</w:t>
            </w:r>
            <w:r w:rsidR="005D702E">
              <w:rPr>
                <w:color w:val="000000" w:themeColor="text1"/>
              </w:rPr>
              <w:t>600</w:t>
            </w:r>
          </w:p>
        </w:tc>
        <w:tc>
          <w:tcPr>
            <w:tcW w:w="268" w:type="pct"/>
            <w:tcBorders>
              <w:bottom w:val="single" w:sz="4" w:space="0" w:color="auto"/>
            </w:tcBorders>
          </w:tcPr>
          <w:p w14:paraId="2F777ADA" w14:textId="5CF05499" w:rsidR="00E55D6C" w:rsidRPr="00FB5E05" w:rsidRDefault="00E55D6C" w:rsidP="00994822">
            <w:pPr>
              <w:pStyle w:val="BodyText"/>
              <w:adjustRightInd w:val="0"/>
              <w:spacing w:after="0"/>
              <w:rPr>
                <w:b/>
                <w:color w:val="000000" w:themeColor="text1"/>
              </w:rPr>
            </w:pPr>
            <w:r w:rsidRPr="00FB5E05">
              <w:rPr>
                <w:b/>
                <w:color w:val="000000" w:themeColor="text1"/>
              </w:rPr>
              <w:t>-.03</w:t>
            </w:r>
          </w:p>
        </w:tc>
        <w:tc>
          <w:tcPr>
            <w:tcW w:w="335" w:type="pct"/>
            <w:tcBorders>
              <w:bottom w:val="single" w:sz="4" w:space="0" w:color="auto"/>
            </w:tcBorders>
          </w:tcPr>
          <w:p w14:paraId="406B0E79" w14:textId="40CA63EB" w:rsidR="00E55D6C" w:rsidRPr="00FB5E05" w:rsidRDefault="005D702E" w:rsidP="00994822">
            <w:pPr>
              <w:pStyle w:val="BodyText"/>
              <w:adjustRightInd w:val="0"/>
              <w:spacing w:after="0"/>
              <w:rPr>
                <w:b/>
                <w:color w:val="000000" w:themeColor="text1"/>
              </w:rPr>
            </w:pPr>
            <w:r>
              <w:rPr>
                <w:b/>
                <w:color w:val="000000" w:themeColor="text1"/>
              </w:rPr>
              <w:t>-4.00</w:t>
            </w:r>
          </w:p>
        </w:tc>
        <w:tc>
          <w:tcPr>
            <w:tcW w:w="369" w:type="pct"/>
            <w:tcBorders>
              <w:bottom w:val="single" w:sz="4" w:space="0" w:color="auto"/>
            </w:tcBorders>
          </w:tcPr>
          <w:p w14:paraId="571C2C1D" w14:textId="2F6800F2" w:rsidR="00E55D6C" w:rsidRPr="00FB5E05" w:rsidRDefault="005D702E" w:rsidP="00994822">
            <w:pPr>
              <w:pStyle w:val="BodyText"/>
              <w:adjustRightInd w:val="0"/>
              <w:spacing w:after="0"/>
              <w:rPr>
                <w:b/>
                <w:color w:val="000000" w:themeColor="text1"/>
              </w:rPr>
            </w:pPr>
            <w:r>
              <w:rPr>
                <w:b/>
                <w:color w:val="000000" w:themeColor="text1"/>
              </w:rPr>
              <w:t xml:space="preserve">&lt; </w:t>
            </w:r>
            <w:r w:rsidR="00E55D6C" w:rsidRPr="00FB5E05">
              <w:rPr>
                <w:b/>
                <w:color w:val="000000" w:themeColor="text1"/>
              </w:rPr>
              <w:t>.001</w:t>
            </w:r>
          </w:p>
        </w:tc>
      </w:tr>
    </w:tbl>
    <w:p w14:paraId="5F8455E8" w14:textId="151F4488" w:rsidR="00B8250F" w:rsidRPr="00DB5711" w:rsidRDefault="00DB5711" w:rsidP="007B026D">
      <w:pPr>
        <w:pStyle w:val="BodyText"/>
        <w:adjustRightInd w:val="0"/>
        <w:spacing w:after="0"/>
        <w:rPr>
          <w:i/>
          <w:color w:val="000000" w:themeColor="text1"/>
        </w:rPr>
      </w:pPr>
      <w:r>
        <w:rPr>
          <w:i/>
          <w:color w:val="000000" w:themeColor="text1"/>
        </w:rPr>
        <w:t>Note: Significant results are bolded</w:t>
      </w:r>
    </w:p>
    <w:p w14:paraId="5F146719" w14:textId="188B6E29" w:rsidR="00E81978" w:rsidRDefault="00E81978">
      <w:pPr>
        <w:pStyle w:val="TableFigure"/>
      </w:pPr>
    </w:p>
    <w:p w14:paraId="03D9AE77" w14:textId="77777777" w:rsidR="005D702E" w:rsidRDefault="005D702E">
      <w:pPr>
        <w:pStyle w:val="TableFigure"/>
      </w:pPr>
    </w:p>
    <w:p w14:paraId="778D4E19" w14:textId="77777777" w:rsidR="005D702E" w:rsidRDefault="005D702E">
      <w:pPr>
        <w:pStyle w:val="TableFigure"/>
        <w:sectPr w:rsidR="005D702E" w:rsidSect="005D702E">
          <w:footnotePr>
            <w:pos w:val="beneathText"/>
          </w:footnotePr>
          <w:pgSz w:w="15840" w:h="12240" w:orient="landscape"/>
          <w:pgMar w:top="1440" w:right="1440" w:bottom="1440" w:left="1440" w:header="720" w:footer="720" w:gutter="0"/>
          <w:cols w:space="720"/>
          <w:titlePg/>
          <w:docGrid w:linePitch="360"/>
          <w15:footnoteColumns w:val="1"/>
        </w:sectPr>
      </w:pPr>
    </w:p>
    <w:p w14:paraId="601FD9A6" w14:textId="40EDA2DA" w:rsidR="005D702E" w:rsidRDefault="005D702E">
      <w:pPr>
        <w:pStyle w:val="TableFigure"/>
      </w:pPr>
    </w:p>
    <w:p w14:paraId="3D614FC4" w14:textId="1FE83634" w:rsidR="00E81978" w:rsidRDefault="00FB5E05" w:rsidP="00FB5E05">
      <w:pPr>
        <w:pStyle w:val="TableFigure"/>
        <w:jc w:val="center"/>
      </w:pPr>
      <w:r>
        <w:t>Figures</w:t>
      </w:r>
    </w:p>
    <w:p w14:paraId="21D6DFA0" w14:textId="24ADA2A6" w:rsidR="005D702E" w:rsidRDefault="005D702E" w:rsidP="00FB5E05">
      <w:pPr>
        <w:pStyle w:val="TableFigure"/>
        <w:jc w:val="center"/>
      </w:pPr>
      <w:r w:rsidRPr="005D702E">
        <w:rPr>
          <w:noProof/>
          <w:lang w:val="en-GB" w:eastAsia="en-GB"/>
        </w:rPr>
        <w:drawing>
          <wp:inline distT="0" distB="0" distL="0" distR="0" wp14:anchorId="34457DE4" wp14:editId="2A434751">
            <wp:extent cx="5943600" cy="366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7760"/>
                    </a:xfrm>
                    <a:prstGeom prst="rect">
                      <a:avLst/>
                    </a:prstGeom>
                  </pic:spPr>
                </pic:pic>
              </a:graphicData>
            </a:graphic>
          </wp:inline>
        </w:drawing>
      </w:r>
    </w:p>
    <w:p w14:paraId="06AD2148" w14:textId="77777777" w:rsidR="005D702E" w:rsidRDefault="005D702E" w:rsidP="00FB5E05">
      <w:pPr>
        <w:pStyle w:val="TableFigure"/>
        <w:jc w:val="center"/>
      </w:pPr>
    </w:p>
    <w:p w14:paraId="15755D08" w14:textId="18C80DB0" w:rsidR="005D702E" w:rsidRDefault="005D702E" w:rsidP="005D702E">
      <w:pPr>
        <w:pStyle w:val="TableFigure"/>
      </w:pPr>
      <w:r>
        <w:t xml:space="preserve">Figure 1. Relationship between alexithymia and ratings of valence for </w:t>
      </w:r>
      <w:ins w:id="291" w:author="Genevieve" w:date="2018-11-26T16:01:00Z">
        <w:r w:rsidR="006A7E8C">
          <w:t xml:space="preserve">music representing </w:t>
        </w:r>
      </w:ins>
      <w:r>
        <w:t xml:space="preserve">each </w:t>
      </w:r>
      <w:commentRangeStart w:id="292"/>
      <w:r>
        <w:t>target</w:t>
      </w:r>
      <w:commentRangeEnd w:id="292"/>
      <w:r w:rsidR="00513181">
        <w:rPr>
          <w:rStyle w:val="CommentReference"/>
        </w:rPr>
        <w:commentReference w:id="292"/>
      </w:r>
      <w:r>
        <w:t xml:space="preserve"> emotion. </w:t>
      </w:r>
      <w:r w:rsidR="00DB5711">
        <w:t>B</w:t>
      </w:r>
      <w:r>
        <w:t>ands indicate 95%</w:t>
      </w:r>
      <w:r w:rsidR="00DB5711">
        <w:t xml:space="preserve"> Confidence Interval.</w:t>
      </w:r>
    </w:p>
    <w:p w14:paraId="643E64AC" w14:textId="77777777" w:rsidR="005D702E" w:rsidRDefault="005D702E" w:rsidP="005D702E">
      <w:pPr>
        <w:pStyle w:val="TableFigure"/>
      </w:pPr>
    </w:p>
    <w:p w14:paraId="4ACC35B0" w14:textId="77777777" w:rsidR="005D702E" w:rsidRDefault="005D702E" w:rsidP="00FB5E05">
      <w:pPr>
        <w:pStyle w:val="TableFigure"/>
        <w:jc w:val="center"/>
      </w:pPr>
    </w:p>
    <w:p w14:paraId="2A741D1E" w14:textId="3D02682A" w:rsidR="00FB5E05" w:rsidRDefault="005D702E" w:rsidP="00FB5E05">
      <w:pPr>
        <w:pStyle w:val="TableFigure"/>
      </w:pPr>
      <w:r w:rsidRPr="005D702E">
        <w:rPr>
          <w:noProof/>
          <w:lang w:val="en-GB" w:eastAsia="en-GB"/>
        </w:rPr>
        <w:lastRenderedPageBreak/>
        <w:drawing>
          <wp:inline distT="0" distB="0" distL="0" distR="0" wp14:anchorId="2062EF1F" wp14:editId="1913A613">
            <wp:extent cx="5943600" cy="366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760"/>
                    </a:xfrm>
                    <a:prstGeom prst="rect">
                      <a:avLst/>
                    </a:prstGeom>
                  </pic:spPr>
                </pic:pic>
              </a:graphicData>
            </a:graphic>
          </wp:inline>
        </w:drawing>
      </w:r>
    </w:p>
    <w:p w14:paraId="62682DA6" w14:textId="392F9FAF" w:rsidR="00FB5E05" w:rsidRDefault="00FB5E05" w:rsidP="00FB5E05">
      <w:pPr>
        <w:pStyle w:val="TableFigure"/>
      </w:pPr>
      <w:r>
        <w:t xml:space="preserve">Figure 2. Relationship between alexithymia and ratings of </w:t>
      </w:r>
      <w:r w:rsidR="005D702E">
        <w:t>arousal</w:t>
      </w:r>
      <w:r>
        <w:t xml:space="preserve"> for </w:t>
      </w:r>
      <w:ins w:id="293" w:author="Genevieve" w:date="2018-11-26T16:01:00Z">
        <w:r w:rsidR="006A7E8C">
          <w:t xml:space="preserve">music representing </w:t>
        </w:r>
      </w:ins>
      <w:r>
        <w:t xml:space="preserve">each target emotion. </w:t>
      </w:r>
    </w:p>
    <w:p w14:paraId="48715C04" w14:textId="77777777" w:rsidR="00DB5711" w:rsidRDefault="00DB5711" w:rsidP="00DB5711">
      <w:pPr>
        <w:pStyle w:val="TableFigure"/>
      </w:pPr>
      <w:r>
        <w:t>Bands indicate 95% Confidence Interval.</w:t>
      </w:r>
    </w:p>
    <w:p w14:paraId="51AC2679" w14:textId="5C8B0734" w:rsidR="00FB5E05" w:rsidRDefault="00FB5E05" w:rsidP="00FB5E05">
      <w:pPr>
        <w:pStyle w:val="TableFigure"/>
      </w:pPr>
    </w:p>
    <w:p w14:paraId="2842B25D" w14:textId="77777777" w:rsidR="00FB5E05" w:rsidRPr="00FB5E05" w:rsidRDefault="00FB5E05" w:rsidP="00FB5E05">
      <w:pPr>
        <w:pStyle w:val="TableFigure"/>
      </w:pPr>
    </w:p>
    <w:sectPr w:rsidR="00FB5E05" w:rsidRPr="00FB5E05" w:rsidSect="005D702E">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nevieve" w:date="2018-11-26T11:39:00Z" w:initials="GD">
    <w:p w14:paraId="5C60A8A1" w14:textId="27FA65FE" w:rsidR="007358C2" w:rsidRDefault="007358C2">
      <w:pPr>
        <w:pStyle w:val="CommentText"/>
      </w:pPr>
      <w:r>
        <w:rPr>
          <w:rStyle w:val="CommentReference"/>
        </w:rPr>
        <w:annotationRef/>
      </w:r>
      <w:r w:rsidR="008109E4">
        <w:t xml:space="preserve">A </w:t>
      </w:r>
      <w:r w:rsidR="003C6921">
        <w:t>note on terminology that</w:t>
      </w:r>
      <w:r w:rsidR="008109E4">
        <w:t xml:space="preserve"> I’ve learned from Dianna and Renee’s pop music paper - </w:t>
      </w:r>
      <w:r>
        <w:t xml:space="preserve">“song” indicates that there is singing/lyrics, which is often not the case for film soundtracks, so use “piece / music” </w:t>
      </w:r>
      <w:r w:rsidR="00336C35">
        <w:t xml:space="preserve">throughout </w:t>
      </w:r>
      <w:r w:rsidR="00215295">
        <w:t>your paper</w:t>
      </w:r>
    </w:p>
  </w:comment>
  <w:comment w:id="55" w:author="Genevieve" w:date="2018-11-26T11:47:00Z" w:initials="GD">
    <w:p w14:paraId="03A1E908" w14:textId="3A0056EB" w:rsidR="00836877" w:rsidRDefault="00836877">
      <w:pPr>
        <w:pStyle w:val="CommentText"/>
      </w:pPr>
      <w:r>
        <w:rPr>
          <w:rStyle w:val="CommentReference"/>
        </w:rPr>
        <w:annotationRef/>
      </w:r>
      <w:r>
        <w:t>Non-automatic processing hasn’t been explained</w:t>
      </w:r>
    </w:p>
  </w:comment>
  <w:comment w:id="56" w:author="Joel Larwood" w:date="2018-11-27T13:22:00Z" w:initials="JL">
    <w:p w14:paraId="24C86B03" w14:textId="2099DC89" w:rsidR="00FE70CF" w:rsidRDefault="00FE70CF">
      <w:pPr>
        <w:pStyle w:val="CommentText"/>
      </w:pPr>
      <w:r>
        <w:rPr>
          <w:rStyle w:val="CommentReference"/>
        </w:rPr>
        <w:annotationRef/>
      </w:r>
      <w:r>
        <w:t>Reworded to deeper emotional processing</w:t>
      </w:r>
    </w:p>
  </w:comment>
  <w:comment w:id="64" w:author="Genevieve" w:date="2018-11-26T11:51:00Z" w:initials="GD">
    <w:p w14:paraId="7D9BC2FE" w14:textId="0F518CE0" w:rsidR="00AD083A" w:rsidRDefault="00AD083A">
      <w:pPr>
        <w:pStyle w:val="CommentText"/>
      </w:pPr>
      <w:r>
        <w:rPr>
          <w:rStyle w:val="CommentReference"/>
        </w:rPr>
        <w:annotationRef/>
      </w:r>
      <w:r>
        <w:t>APA style: don’t capitalize the names of theories</w:t>
      </w:r>
    </w:p>
  </w:comment>
  <w:comment w:id="67" w:author="Genevieve" w:date="2018-11-26T11:52:00Z" w:initials="GD">
    <w:p w14:paraId="16E29F05" w14:textId="6E9C86CC" w:rsidR="002470E7" w:rsidRDefault="002470E7">
      <w:pPr>
        <w:pStyle w:val="CommentText"/>
      </w:pPr>
      <w:r>
        <w:rPr>
          <w:rStyle w:val="CommentReference"/>
        </w:rPr>
        <w:annotationRef/>
      </w:r>
      <w:r>
        <w:t>Good!</w:t>
      </w:r>
    </w:p>
  </w:comment>
  <w:comment w:id="70" w:author="Genevieve" w:date="2018-11-26T11:53:00Z" w:initials="GD">
    <w:p w14:paraId="70C4AC8A" w14:textId="7AD25E01" w:rsidR="001C6900" w:rsidRDefault="001C6900">
      <w:pPr>
        <w:pStyle w:val="CommentText"/>
      </w:pPr>
      <w:r>
        <w:rPr>
          <w:rStyle w:val="CommentReference"/>
        </w:rPr>
        <w:annotationRef/>
      </w:r>
      <w:r>
        <w:t>Should the first authors initials be included?</w:t>
      </w:r>
    </w:p>
  </w:comment>
  <w:comment w:id="71" w:author="Joel Larwood" w:date="2018-11-27T13:23:00Z" w:initials="JL">
    <w:p w14:paraId="2C22CD28" w14:textId="4E253B44" w:rsidR="00FE70CF" w:rsidRDefault="00FE70CF">
      <w:pPr>
        <w:pStyle w:val="CommentText"/>
      </w:pPr>
      <w:r>
        <w:rPr>
          <w:rStyle w:val="CommentReference"/>
        </w:rPr>
        <w:annotationRef/>
      </w:r>
    </w:p>
  </w:comment>
  <w:comment w:id="86" w:author="Joel Larwood" w:date="2018-11-27T13:29:00Z" w:initials="JL">
    <w:p w14:paraId="055F8157" w14:textId="28F92723" w:rsidR="00FE70CF" w:rsidRDefault="00FE70CF">
      <w:pPr>
        <w:pStyle w:val="CommentText"/>
      </w:pPr>
      <w:r>
        <w:rPr>
          <w:rStyle w:val="CommentReference"/>
        </w:rPr>
        <w:annotationRef/>
      </w:r>
    </w:p>
  </w:comment>
  <w:comment w:id="108" w:author="Genevieve" w:date="2018-11-26T12:05:00Z" w:initials="GD">
    <w:p w14:paraId="49F31C3B" w14:textId="364639FE" w:rsidR="008F2A69" w:rsidRDefault="008F2A69">
      <w:pPr>
        <w:pStyle w:val="CommentText"/>
      </w:pPr>
      <w:r>
        <w:rPr>
          <w:rStyle w:val="CommentReference"/>
        </w:rPr>
        <w:annotationRef/>
      </w:r>
      <w:r>
        <w:t>Is it 102? Abstract said 162</w:t>
      </w:r>
    </w:p>
  </w:comment>
  <w:comment w:id="110" w:author="Genevieve" w:date="2018-11-26T12:06:00Z" w:initials="GD">
    <w:p w14:paraId="38CDB021" w14:textId="4D635EA6" w:rsidR="00737384" w:rsidRDefault="00737384">
      <w:pPr>
        <w:pStyle w:val="CommentText"/>
      </w:pPr>
      <w:r>
        <w:rPr>
          <w:rStyle w:val="CommentReference"/>
        </w:rPr>
        <w:annotationRef/>
      </w:r>
      <w:r>
        <w:t>Any further information about selection criteria, or how the study was advertised?</w:t>
      </w:r>
    </w:p>
  </w:comment>
  <w:comment w:id="119" w:author="Genevieve" w:date="2018-11-26T12:17:00Z" w:initials="GD">
    <w:p w14:paraId="3D8097B5" w14:textId="6D81244B" w:rsidR="00A70DCA" w:rsidRDefault="00A70DCA">
      <w:pPr>
        <w:pStyle w:val="CommentText"/>
      </w:pPr>
      <w:r>
        <w:rPr>
          <w:rStyle w:val="CommentReference"/>
        </w:rPr>
        <w:annotationRef/>
      </w:r>
      <w:r>
        <w:t>Provide a bit more detail here – like genre, lyrics?</w:t>
      </w:r>
    </w:p>
  </w:comment>
  <w:comment w:id="123" w:author="Genevieve" w:date="2018-11-26T12:19:00Z" w:initials="GD">
    <w:p w14:paraId="24080F42" w14:textId="06EDC595" w:rsidR="00B76C8D" w:rsidRDefault="00B76C8D">
      <w:pPr>
        <w:pStyle w:val="CommentText"/>
      </w:pPr>
      <w:r>
        <w:rPr>
          <w:rStyle w:val="CommentReference"/>
        </w:rPr>
        <w:annotationRef/>
      </w:r>
      <w:r>
        <w:t xml:space="preserve">Is this correct? </w:t>
      </w:r>
    </w:p>
  </w:comment>
  <w:comment w:id="124" w:author="Joel Larwood" w:date="2018-11-27T13:37:00Z" w:initials="JL">
    <w:p w14:paraId="6D4DE2E7" w14:textId="6D4AB908" w:rsidR="00167420" w:rsidRDefault="00167420">
      <w:pPr>
        <w:pStyle w:val="CommentText"/>
      </w:pPr>
      <w:r>
        <w:rPr>
          <w:rStyle w:val="CommentReference"/>
        </w:rPr>
        <w:annotationRef/>
      </w:r>
      <w:r>
        <w:t xml:space="preserve">We had a Qualtrics slider at the end of each piece where left was </w:t>
      </w:r>
      <w:proofErr w:type="gramStart"/>
      <w:r>
        <w:t>low</w:t>
      </w:r>
      <w:proofErr w:type="gramEnd"/>
      <w:r>
        <w:t xml:space="preserve"> and right was high </w:t>
      </w:r>
    </w:p>
  </w:comment>
  <w:comment w:id="127" w:author="Eric Vanman" w:date="2018-11-26T09:26:00Z" w:initials="EJV">
    <w:p w14:paraId="3868F83B" w14:textId="77777777" w:rsidR="00667DBB" w:rsidRDefault="00667DBB" w:rsidP="00667DBB">
      <w:pPr>
        <w:pStyle w:val="CommentText"/>
      </w:pPr>
      <w:r>
        <w:rPr>
          <w:rStyle w:val="CommentReference"/>
        </w:rPr>
        <w:annotationRef/>
      </w:r>
      <w:r>
        <w:t>This should not appear in this subsection.  Maybe at the beginning of results.</w:t>
      </w:r>
    </w:p>
  </w:comment>
  <w:comment w:id="141" w:author="Eric Vanman" w:date="2018-11-26T09:29:00Z" w:initials="EJV">
    <w:p w14:paraId="05B62929" w14:textId="1C06E2C9" w:rsidR="005550AD" w:rsidRDefault="005550AD">
      <w:pPr>
        <w:pStyle w:val="CommentText"/>
      </w:pPr>
      <w:r>
        <w:rPr>
          <w:rStyle w:val="CommentReference"/>
        </w:rPr>
        <w:annotationRef/>
      </w:r>
      <w:r>
        <w:t>These two sentences are going to sound contradictory (and therefore confusing) to a reader who doesn’t understand the TOST method.</w:t>
      </w:r>
    </w:p>
  </w:comment>
  <w:comment w:id="192" w:author="Eric Vanman" w:date="2018-11-26T09:47:00Z" w:initials="EJV">
    <w:p w14:paraId="6247A278" w14:textId="66D9CE43" w:rsidR="00575825" w:rsidRDefault="00575825">
      <w:pPr>
        <w:pStyle w:val="CommentText"/>
      </w:pPr>
      <w:r>
        <w:rPr>
          <w:rStyle w:val="CommentReference"/>
        </w:rPr>
        <w:annotationRef/>
      </w:r>
      <w:r>
        <w:t>Doesn’t this contradict the statement in your Abstract?</w:t>
      </w:r>
    </w:p>
  </w:comment>
  <w:comment w:id="194" w:author="Eric Vanman" w:date="2018-11-26T09:30:00Z" w:initials="EJV">
    <w:p w14:paraId="058BDEA8" w14:textId="2950B4A1" w:rsidR="005550AD" w:rsidRDefault="005550AD">
      <w:pPr>
        <w:pStyle w:val="CommentText"/>
      </w:pPr>
      <w:r>
        <w:rPr>
          <w:rStyle w:val="CommentReference"/>
        </w:rPr>
        <w:annotationRef/>
      </w:r>
      <w:r>
        <w:t>Look over this paragraph.  Notice how you don’t report a single significant finding!  I know they are in the table, but you’ll need to put a few sentences in here to state what they are.</w:t>
      </w:r>
    </w:p>
  </w:comment>
  <w:comment w:id="207" w:author="Genevieve" w:date="2018-11-26T16:03:00Z" w:initials="GD">
    <w:p w14:paraId="21BFCE2B" w14:textId="66AA470B" w:rsidR="006A7E8C" w:rsidRDefault="006A7E8C">
      <w:pPr>
        <w:pStyle w:val="CommentText"/>
      </w:pPr>
      <w:r>
        <w:rPr>
          <w:rStyle w:val="CommentReference"/>
        </w:rPr>
        <w:annotationRef/>
      </w:r>
      <w:r>
        <w:t>This wording is ambiguous. Were they actually presented fewer positive words or did they recall fewer of the words presented that were positive than negative?</w:t>
      </w:r>
    </w:p>
  </w:comment>
  <w:comment w:id="212" w:author="Eric Vanman" w:date="2018-11-26T09:34:00Z" w:initials="EJV">
    <w:p w14:paraId="63C4F0EF" w14:textId="2A0534E2" w:rsidR="005550AD" w:rsidRDefault="005550AD">
      <w:pPr>
        <w:pStyle w:val="CommentText"/>
      </w:pPr>
      <w:r>
        <w:rPr>
          <w:rStyle w:val="CommentReference"/>
        </w:rPr>
        <w:annotationRef/>
      </w:r>
      <w:r>
        <w:t>Can the first sentence of this paragraph start out with positive findings first.  you don’t want to sound like you didn’t find anything, and then discover later in the paragraph you did.  Keep in mind that a reader (a reviewer) may read your Discussion section FIRST!</w:t>
      </w:r>
    </w:p>
  </w:comment>
  <w:comment w:id="229" w:author="Eric Vanman" w:date="2018-11-26T09:35:00Z" w:initials="EJV">
    <w:p w14:paraId="24CA797A" w14:textId="4E811628" w:rsidR="005550AD" w:rsidRDefault="005550AD">
      <w:pPr>
        <w:pStyle w:val="CommentText"/>
      </w:pPr>
      <w:r>
        <w:rPr>
          <w:rStyle w:val="CommentReference"/>
        </w:rPr>
        <w:annotationRef/>
      </w:r>
      <w:r>
        <w:t>????</w:t>
      </w:r>
    </w:p>
  </w:comment>
  <w:comment w:id="238" w:author="Genevieve" w:date="2018-11-26T16:12:00Z" w:initials="GD">
    <w:p w14:paraId="4E49BD3F" w14:textId="173EA2AA" w:rsidR="00B06C2B" w:rsidRDefault="00B06C2B">
      <w:pPr>
        <w:pStyle w:val="CommentText"/>
      </w:pPr>
      <w:r>
        <w:rPr>
          <w:rStyle w:val="CommentReference"/>
        </w:rPr>
        <w:annotationRef/>
      </w:r>
      <w:r>
        <w:t>Can you work in a citation of our chapter on emotional immersion as a way of practicing negative emotions here?</w:t>
      </w:r>
      <w:r w:rsidR="00EE2C30">
        <w:t xml:space="preserve"> Link to how people with alexithymia might be able to train their attention towards and labelling of negatively valenced emotions using music??</w:t>
      </w:r>
    </w:p>
  </w:comment>
  <w:comment w:id="248" w:author="Genevieve" w:date="2018-11-26T16:10:00Z" w:initials="GD">
    <w:p w14:paraId="1FAFE8CA" w14:textId="327A948C" w:rsidR="0011117D" w:rsidRDefault="0011117D">
      <w:pPr>
        <w:pStyle w:val="CommentText"/>
      </w:pPr>
      <w:r>
        <w:rPr>
          <w:rStyle w:val="CommentReference"/>
        </w:rPr>
        <w:annotationRef/>
      </w:r>
      <w:r>
        <w:t>good</w:t>
      </w:r>
    </w:p>
  </w:comment>
  <w:comment w:id="264" w:author="Eric Vanman" w:date="2018-11-26T09:40:00Z" w:initials="EJV">
    <w:p w14:paraId="10BC3325" w14:textId="6E2A93C2" w:rsidR="00C41A37" w:rsidRDefault="00C41A37">
      <w:pPr>
        <w:pStyle w:val="CommentText"/>
      </w:pPr>
      <w:r>
        <w:rPr>
          <w:rStyle w:val="CommentReference"/>
        </w:rPr>
        <w:annotationRef/>
      </w:r>
      <w:r>
        <w:t xml:space="preserve">give an example “(e.g., </w:t>
      </w:r>
      <w:proofErr w:type="spellStart"/>
      <w:r>
        <w:t>xxcsdfsdf</w:t>
      </w:r>
      <w:proofErr w:type="spellEnd"/>
      <w:r>
        <w:t>)”</w:t>
      </w:r>
    </w:p>
  </w:comment>
  <w:comment w:id="286" w:author="Eric Vanman" w:date="2018-11-26T09:42:00Z" w:initials="EJV">
    <w:p w14:paraId="62AFBEE4" w14:textId="67D99189" w:rsidR="00341598" w:rsidRDefault="00341598">
      <w:pPr>
        <w:pStyle w:val="CommentText"/>
      </w:pPr>
      <w:r>
        <w:rPr>
          <w:rStyle w:val="CommentReference"/>
        </w:rPr>
        <w:annotationRef/>
      </w:r>
      <w:r>
        <w:t>You need one more sentence after this that is a bit more concluding and general.</w:t>
      </w:r>
    </w:p>
  </w:comment>
  <w:comment w:id="288" w:author="Genevieve" w:date="2018-11-26T15:55:00Z" w:initials="GD">
    <w:p w14:paraId="3C02C050" w14:textId="189013A5" w:rsidR="00CB03E3" w:rsidRDefault="00CB03E3">
      <w:pPr>
        <w:pStyle w:val="CommentText"/>
      </w:pPr>
      <w:r>
        <w:rPr>
          <w:rStyle w:val="CommentReference"/>
        </w:rPr>
        <w:annotationRef/>
      </w:r>
      <w:r>
        <w:t xml:space="preserve">Remind </w:t>
      </w:r>
      <w:r w:rsidR="00513181">
        <w:t>readers that the range is from -3 to +3 for each scale</w:t>
      </w:r>
    </w:p>
  </w:comment>
  <w:comment w:id="292" w:author="Genevieve" w:date="2018-11-26T16:00:00Z" w:initials="GD">
    <w:p w14:paraId="4353CBBF" w14:textId="271DC565" w:rsidR="00513181" w:rsidRDefault="00513181">
      <w:pPr>
        <w:pStyle w:val="CommentText"/>
      </w:pPr>
      <w:r>
        <w:rPr>
          <w:rStyle w:val="CommentReference"/>
        </w:rPr>
        <w:annotationRef/>
      </w:r>
      <w:r>
        <w:t>The figures should stand alone from the text, and these don’t say anything about music, so you need to include that somewhere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60A8A1" w15:done="0"/>
  <w15:commentEx w15:paraId="03A1E908" w15:done="0"/>
  <w15:commentEx w15:paraId="24C86B03" w15:paraIdParent="03A1E908" w15:done="0"/>
  <w15:commentEx w15:paraId="7D9BC2FE" w15:done="0"/>
  <w15:commentEx w15:paraId="16E29F05" w15:done="0"/>
  <w15:commentEx w15:paraId="70C4AC8A" w15:done="0"/>
  <w15:commentEx w15:paraId="2C22CD28" w15:paraIdParent="70C4AC8A" w15:done="0"/>
  <w15:commentEx w15:paraId="055F8157" w15:done="0"/>
  <w15:commentEx w15:paraId="49F31C3B" w15:done="1"/>
  <w15:commentEx w15:paraId="38CDB021" w15:done="0"/>
  <w15:commentEx w15:paraId="3D8097B5" w15:done="0"/>
  <w15:commentEx w15:paraId="24080F42" w15:done="0"/>
  <w15:commentEx w15:paraId="6D4DE2E7" w15:paraIdParent="24080F42" w15:done="0"/>
  <w15:commentEx w15:paraId="3868F83B" w15:done="0"/>
  <w15:commentEx w15:paraId="05B62929" w15:done="0"/>
  <w15:commentEx w15:paraId="6247A278" w15:done="0"/>
  <w15:commentEx w15:paraId="058BDEA8" w15:done="0"/>
  <w15:commentEx w15:paraId="21BFCE2B" w15:done="0"/>
  <w15:commentEx w15:paraId="63C4F0EF" w15:done="0"/>
  <w15:commentEx w15:paraId="24CA797A" w15:done="0"/>
  <w15:commentEx w15:paraId="4E49BD3F" w15:done="0"/>
  <w15:commentEx w15:paraId="1FAFE8CA" w15:done="0"/>
  <w15:commentEx w15:paraId="10BC3325" w15:done="0"/>
  <w15:commentEx w15:paraId="62AFBEE4" w15:done="0"/>
  <w15:commentEx w15:paraId="3C02C050" w15:done="0"/>
  <w15:commentEx w15:paraId="4353CB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60A8A1" w16cid:durableId="1FA659D7"/>
  <w16cid:commentId w16cid:paraId="03A1E908" w16cid:durableId="1FA65BBD"/>
  <w16cid:commentId w16cid:paraId="24C86B03" w16cid:durableId="1FA7C387"/>
  <w16cid:commentId w16cid:paraId="7D9BC2FE" w16cid:durableId="1FA65CBF"/>
  <w16cid:commentId w16cid:paraId="16E29F05" w16cid:durableId="1FA65D19"/>
  <w16cid:commentId w16cid:paraId="70C4AC8A" w16cid:durableId="1FA65D37"/>
  <w16cid:commentId w16cid:paraId="2C22CD28" w16cid:durableId="1FA7C3DD"/>
  <w16cid:commentId w16cid:paraId="055F8157" w16cid:durableId="1FA7C550"/>
  <w16cid:commentId w16cid:paraId="49F31C3B" w16cid:durableId="1FA65FF3"/>
  <w16cid:commentId w16cid:paraId="38CDB021" w16cid:durableId="1FA66038"/>
  <w16cid:commentId w16cid:paraId="3D8097B5" w16cid:durableId="1FA662C1"/>
  <w16cid:commentId w16cid:paraId="24080F42" w16cid:durableId="1FA6635B"/>
  <w16cid:commentId w16cid:paraId="6D4DE2E7" w16cid:durableId="1FA7C715"/>
  <w16cid:commentId w16cid:paraId="3868F83B" w16cid:durableId="1FA63AC1"/>
  <w16cid:commentId w16cid:paraId="05B62929" w16cid:durableId="1FA63B65"/>
  <w16cid:commentId w16cid:paraId="6247A278" w16cid:durableId="1FA63FC9"/>
  <w16cid:commentId w16cid:paraId="058BDEA8" w16cid:durableId="1FA63BCC"/>
  <w16cid:commentId w16cid:paraId="21BFCE2B" w16cid:durableId="1FA697E2"/>
  <w16cid:commentId w16cid:paraId="63C4F0EF" w16cid:durableId="1FA63CA9"/>
  <w16cid:commentId w16cid:paraId="24CA797A" w16cid:durableId="1FA63CEB"/>
  <w16cid:commentId w16cid:paraId="4E49BD3F" w16cid:durableId="1FA699E0"/>
  <w16cid:commentId w16cid:paraId="1FAFE8CA" w16cid:durableId="1FA6996D"/>
  <w16cid:commentId w16cid:paraId="10BC3325" w16cid:durableId="1FA63E03"/>
  <w16cid:commentId w16cid:paraId="62AFBEE4" w16cid:durableId="1FA63E8A"/>
  <w16cid:commentId w16cid:paraId="3C02C050" w16cid:durableId="1FA69608"/>
  <w16cid:commentId w16cid:paraId="4353CBBF" w16cid:durableId="1FA697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E5FD3" w14:textId="77777777" w:rsidR="00C013F7" w:rsidRDefault="00C013F7">
      <w:pPr>
        <w:spacing w:line="240" w:lineRule="auto"/>
      </w:pPr>
      <w:r>
        <w:separator/>
      </w:r>
    </w:p>
    <w:p w14:paraId="68BF1976" w14:textId="77777777" w:rsidR="00C013F7" w:rsidRDefault="00C013F7"/>
  </w:endnote>
  <w:endnote w:type="continuationSeparator" w:id="0">
    <w:p w14:paraId="7A7B7D11" w14:textId="77777777" w:rsidR="00C013F7" w:rsidRDefault="00C013F7">
      <w:pPr>
        <w:spacing w:line="240" w:lineRule="auto"/>
      </w:pPr>
      <w:r>
        <w:continuationSeparator/>
      </w:r>
    </w:p>
    <w:p w14:paraId="6E79E62A" w14:textId="77777777" w:rsidR="00C013F7" w:rsidRDefault="00C01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6F5A4" w14:textId="77777777" w:rsidR="00C013F7" w:rsidRDefault="00C013F7">
      <w:pPr>
        <w:spacing w:line="240" w:lineRule="auto"/>
      </w:pPr>
      <w:r>
        <w:separator/>
      </w:r>
    </w:p>
    <w:p w14:paraId="5EBA5B62" w14:textId="77777777" w:rsidR="00C013F7" w:rsidRDefault="00C013F7"/>
  </w:footnote>
  <w:footnote w:type="continuationSeparator" w:id="0">
    <w:p w14:paraId="68B22DA8" w14:textId="77777777" w:rsidR="00C013F7" w:rsidRDefault="00C013F7">
      <w:pPr>
        <w:spacing w:line="240" w:lineRule="auto"/>
      </w:pPr>
      <w:r>
        <w:continuationSeparator/>
      </w:r>
    </w:p>
    <w:p w14:paraId="168E6831" w14:textId="77777777" w:rsidR="00C013F7" w:rsidRDefault="00C013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FA82" w14:textId="77777777" w:rsidR="00E81978" w:rsidRDefault="000D3F41">
    <w:pPr>
      <w:pStyle w:val="Header"/>
    </w:pPr>
    <w:r>
      <w:rPr>
        <w:rStyle w:val="Strong"/>
        <w:lang w:val="en-GB" w:bidi="en-GB"/>
      </w:rPr>
      <w:t>[Shortened Title up to 50 Characters]</w:t>
    </w:r>
    <w:r w:rsidR="005D3A03">
      <w:rPr>
        <w:rStyle w:val="Strong"/>
        <w:lang w:val="en-GB" w:bidi="en-GB"/>
      </w:rPr>
      <w:ptab w:relativeTo="margin" w:alignment="right" w:leader="none"/>
    </w:r>
    <w:r w:rsidR="005D3A03">
      <w:rPr>
        <w:rStyle w:val="Strong"/>
        <w:lang w:val="en-GB" w:bidi="en-GB"/>
      </w:rPr>
      <w:fldChar w:fldCharType="begin"/>
    </w:r>
    <w:r w:rsidR="005D3A03">
      <w:rPr>
        <w:rStyle w:val="Strong"/>
        <w:lang w:val="en-GB" w:bidi="en-GB"/>
      </w:rPr>
      <w:instrText xml:space="preserve"> PAGE   \* MERGEFORMAT </w:instrText>
    </w:r>
    <w:r w:rsidR="005D3A03">
      <w:rPr>
        <w:rStyle w:val="Strong"/>
        <w:lang w:val="en-GB" w:bidi="en-GB"/>
      </w:rPr>
      <w:fldChar w:fldCharType="separate"/>
    </w:r>
    <w:r w:rsidR="008729F2">
      <w:rPr>
        <w:rStyle w:val="Strong"/>
        <w:noProof/>
        <w:lang w:val="en-GB" w:bidi="en-GB"/>
      </w:rPr>
      <w:t>10</w:t>
    </w:r>
    <w:r w:rsidR="005D3A03">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2CC28" w14:textId="77777777" w:rsidR="00E81978" w:rsidRDefault="005D3A03">
    <w:pPr>
      <w:pStyle w:val="Header"/>
      <w:rPr>
        <w:rStyle w:val="Strong"/>
      </w:rPr>
    </w:pPr>
    <w:r>
      <w:rPr>
        <w:lang w:val="en-GB" w:bidi="en-GB"/>
      </w:rP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F6E91">
          <w:rPr>
            <w:rStyle w:val="Strong"/>
            <w:lang w:val="en-GB" w:bidi="en-GB"/>
          </w:rPr>
          <w:t>[Shortened Title up to 50 Characters]</w:t>
        </w:r>
      </w:sdtContent>
    </w:sdt>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sidR="007C4122">
      <w:rPr>
        <w:rStyle w:val="Strong"/>
        <w:noProof/>
        <w:lang w:val="en-GB" w:bidi="en-GB"/>
      </w:rPr>
      <w:t>15</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Vanman">
    <w15:presenceInfo w15:providerId="None" w15:userId="Eric Vanman"/>
  </w15:person>
  <w15:person w15:author="Genevieve">
    <w15:presenceInfo w15:providerId="None" w15:userId="Genevieve"/>
  </w15:person>
  <w15:person w15:author="Joel Larwood">
    <w15:presenceInfo w15:providerId="AD" w15:userId="S::joel.larwood@uqconnect.edu.au::0948fb36-fbd3-4005-9aa5-b04f28a54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BF0"/>
    <w:rsid w:val="00043875"/>
    <w:rsid w:val="000642C2"/>
    <w:rsid w:val="000715BF"/>
    <w:rsid w:val="0007512B"/>
    <w:rsid w:val="000860B9"/>
    <w:rsid w:val="000D3E6A"/>
    <w:rsid w:val="000D3F41"/>
    <w:rsid w:val="000F5021"/>
    <w:rsid w:val="00106DFA"/>
    <w:rsid w:val="001106A5"/>
    <w:rsid w:val="00110D47"/>
    <w:rsid w:val="0011117D"/>
    <w:rsid w:val="0012345F"/>
    <w:rsid w:val="00127888"/>
    <w:rsid w:val="00130681"/>
    <w:rsid w:val="0013303C"/>
    <w:rsid w:val="00161216"/>
    <w:rsid w:val="001652B8"/>
    <w:rsid w:val="00167420"/>
    <w:rsid w:val="00167695"/>
    <w:rsid w:val="00167E85"/>
    <w:rsid w:val="001718AF"/>
    <w:rsid w:val="00181F69"/>
    <w:rsid w:val="00191950"/>
    <w:rsid w:val="001952AE"/>
    <w:rsid w:val="00197B02"/>
    <w:rsid w:val="001C6900"/>
    <w:rsid w:val="001E35CF"/>
    <w:rsid w:val="001E5887"/>
    <w:rsid w:val="0020110C"/>
    <w:rsid w:val="00215295"/>
    <w:rsid w:val="0021735B"/>
    <w:rsid w:val="00225B5C"/>
    <w:rsid w:val="00230344"/>
    <w:rsid w:val="00236335"/>
    <w:rsid w:val="002470E7"/>
    <w:rsid w:val="00253DBD"/>
    <w:rsid w:val="002923E2"/>
    <w:rsid w:val="002B3ECB"/>
    <w:rsid w:val="002D1E9C"/>
    <w:rsid w:val="002F63B7"/>
    <w:rsid w:val="002F688B"/>
    <w:rsid w:val="003110A9"/>
    <w:rsid w:val="00336C35"/>
    <w:rsid w:val="00341598"/>
    <w:rsid w:val="00355DCA"/>
    <w:rsid w:val="003718FA"/>
    <w:rsid w:val="00372868"/>
    <w:rsid w:val="003768F3"/>
    <w:rsid w:val="003840C1"/>
    <w:rsid w:val="0039387F"/>
    <w:rsid w:val="003A55BD"/>
    <w:rsid w:val="003A6A06"/>
    <w:rsid w:val="003C6921"/>
    <w:rsid w:val="00413F0C"/>
    <w:rsid w:val="00430898"/>
    <w:rsid w:val="0043158A"/>
    <w:rsid w:val="00464DA0"/>
    <w:rsid w:val="0048747C"/>
    <w:rsid w:val="004A3BD3"/>
    <w:rsid w:val="004C316F"/>
    <w:rsid w:val="00513181"/>
    <w:rsid w:val="0051480D"/>
    <w:rsid w:val="00545D2D"/>
    <w:rsid w:val="00551A02"/>
    <w:rsid w:val="005534FA"/>
    <w:rsid w:val="005550AD"/>
    <w:rsid w:val="0056464B"/>
    <w:rsid w:val="00575825"/>
    <w:rsid w:val="00577C4E"/>
    <w:rsid w:val="00587E76"/>
    <w:rsid w:val="005B773D"/>
    <w:rsid w:val="005C70DB"/>
    <w:rsid w:val="005D1D72"/>
    <w:rsid w:val="005D26CB"/>
    <w:rsid w:val="005D3A03"/>
    <w:rsid w:val="005D702E"/>
    <w:rsid w:val="005E0C3B"/>
    <w:rsid w:val="00600D43"/>
    <w:rsid w:val="006010FC"/>
    <w:rsid w:val="00605304"/>
    <w:rsid w:val="00622EF0"/>
    <w:rsid w:val="006531E2"/>
    <w:rsid w:val="00667DBB"/>
    <w:rsid w:val="00671C7D"/>
    <w:rsid w:val="006725BA"/>
    <w:rsid w:val="006A7E8C"/>
    <w:rsid w:val="006D07C4"/>
    <w:rsid w:val="006F6D55"/>
    <w:rsid w:val="00715A0C"/>
    <w:rsid w:val="00724300"/>
    <w:rsid w:val="00727097"/>
    <w:rsid w:val="007358C2"/>
    <w:rsid w:val="00737384"/>
    <w:rsid w:val="00766733"/>
    <w:rsid w:val="007B026D"/>
    <w:rsid w:val="007C4122"/>
    <w:rsid w:val="007E244A"/>
    <w:rsid w:val="008002C0"/>
    <w:rsid w:val="008109E4"/>
    <w:rsid w:val="00836877"/>
    <w:rsid w:val="008606A2"/>
    <w:rsid w:val="00867EDC"/>
    <w:rsid w:val="008729F2"/>
    <w:rsid w:val="00894077"/>
    <w:rsid w:val="00894DD3"/>
    <w:rsid w:val="008A53EA"/>
    <w:rsid w:val="008A670C"/>
    <w:rsid w:val="008A72E3"/>
    <w:rsid w:val="008C5323"/>
    <w:rsid w:val="008F2A69"/>
    <w:rsid w:val="00916378"/>
    <w:rsid w:val="009634B8"/>
    <w:rsid w:val="00994932"/>
    <w:rsid w:val="009A6A3B"/>
    <w:rsid w:val="009A6BB2"/>
    <w:rsid w:val="009C409D"/>
    <w:rsid w:val="009E2867"/>
    <w:rsid w:val="009E3417"/>
    <w:rsid w:val="009F7E49"/>
    <w:rsid w:val="00A01EC5"/>
    <w:rsid w:val="00A06AF6"/>
    <w:rsid w:val="00A361E2"/>
    <w:rsid w:val="00A379FE"/>
    <w:rsid w:val="00A603E7"/>
    <w:rsid w:val="00A638DC"/>
    <w:rsid w:val="00A65B25"/>
    <w:rsid w:val="00A70DCA"/>
    <w:rsid w:val="00A755A1"/>
    <w:rsid w:val="00AA4536"/>
    <w:rsid w:val="00AA4FCB"/>
    <w:rsid w:val="00AD083A"/>
    <w:rsid w:val="00AD1F0D"/>
    <w:rsid w:val="00AD4E83"/>
    <w:rsid w:val="00AE3C4F"/>
    <w:rsid w:val="00B06C2B"/>
    <w:rsid w:val="00B5638E"/>
    <w:rsid w:val="00B66446"/>
    <w:rsid w:val="00B76C8D"/>
    <w:rsid w:val="00B823AA"/>
    <w:rsid w:val="00B8250F"/>
    <w:rsid w:val="00BA45DB"/>
    <w:rsid w:val="00BD442F"/>
    <w:rsid w:val="00BE3041"/>
    <w:rsid w:val="00BF4184"/>
    <w:rsid w:val="00BF54C7"/>
    <w:rsid w:val="00C013F7"/>
    <w:rsid w:val="00C0601E"/>
    <w:rsid w:val="00C1166D"/>
    <w:rsid w:val="00C24C77"/>
    <w:rsid w:val="00C2769E"/>
    <w:rsid w:val="00C31D30"/>
    <w:rsid w:val="00C32DED"/>
    <w:rsid w:val="00C37EA0"/>
    <w:rsid w:val="00C41A37"/>
    <w:rsid w:val="00CB03E3"/>
    <w:rsid w:val="00CD6E39"/>
    <w:rsid w:val="00CF6E91"/>
    <w:rsid w:val="00D44865"/>
    <w:rsid w:val="00D66D48"/>
    <w:rsid w:val="00D85B68"/>
    <w:rsid w:val="00DA7BFA"/>
    <w:rsid w:val="00DB51DC"/>
    <w:rsid w:val="00DB5711"/>
    <w:rsid w:val="00DF5BF0"/>
    <w:rsid w:val="00DF6BF2"/>
    <w:rsid w:val="00E55D6C"/>
    <w:rsid w:val="00E6004D"/>
    <w:rsid w:val="00E61442"/>
    <w:rsid w:val="00E72356"/>
    <w:rsid w:val="00E752CF"/>
    <w:rsid w:val="00E81978"/>
    <w:rsid w:val="00E928D3"/>
    <w:rsid w:val="00EA51C6"/>
    <w:rsid w:val="00EB410C"/>
    <w:rsid w:val="00EC4C87"/>
    <w:rsid w:val="00ED57FE"/>
    <w:rsid w:val="00EE2C30"/>
    <w:rsid w:val="00EE7285"/>
    <w:rsid w:val="00F35E42"/>
    <w:rsid w:val="00F379B7"/>
    <w:rsid w:val="00F41EE9"/>
    <w:rsid w:val="00F525FA"/>
    <w:rsid w:val="00F809A9"/>
    <w:rsid w:val="00F8747E"/>
    <w:rsid w:val="00FA127A"/>
    <w:rsid w:val="00FA6385"/>
    <w:rsid w:val="00FB5E05"/>
    <w:rsid w:val="00FE70CF"/>
    <w:rsid w:val="00FF189E"/>
    <w:rsid w:val="00FF18E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708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unhideWhenUsed/>
    <w:pPr>
      <w:spacing w:after="120"/>
      <w:ind w:firstLine="0"/>
    </w:p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43158A"/>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798342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3440642">
      <w:bodyDiv w:val="1"/>
      <w:marLeft w:val="0"/>
      <w:marRight w:val="0"/>
      <w:marTop w:val="0"/>
      <w:marBottom w:val="0"/>
      <w:divBdr>
        <w:top w:val="none" w:sz="0" w:space="0" w:color="auto"/>
        <w:left w:val="none" w:sz="0" w:space="0" w:color="auto"/>
        <w:bottom w:val="none" w:sz="0" w:space="0" w:color="auto"/>
        <w:right w:val="none" w:sz="0" w:space="0" w:color="auto"/>
      </w:divBdr>
    </w:div>
    <w:div w:id="125929409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83444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el.larwood@uqconnect.net.au" TargetMode="External"/><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tiff"/><Relationship Id="rId10" Type="http://schemas.openxmlformats.org/officeDocument/2006/relationships/comments" Target="comments.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osf.io/3myru/wiki/home/" TargetMode="Externa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4B4A200F41544BAFC0BBB5B72D1B12"/>
        <w:category>
          <w:name w:val="General"/>
          <w:gallery w:val="placeholder"/>
        </w:category>
        <w:types>
          <w:type w:val="bbPlcHdr"/>
        </w:types>
        <w:behaviors>
          <w:behavior w:val="content"/>
        </w:behaviors>
        <w:guid w:val="{C1FF631B-DBFA-3C43-951C-CAB231B3AB8D}"/>
      </w:docPartPr>
      <w:docPartBody>
        <w:p w:rsidR="001A48CD" w:rsidRDefault="00910F96">
          <w:pPr>
            <w:pStyle w:val="F44B4A200F41544BAFC0BBB5B72D1B12"/>
          </w:pPr>
          <w:r>
            <w:rPr>
              <w:lang w:bidi="en-GB"/>
            </w:rPr>
            <w:t>[Title here, up to 12 words, on one to two lines]</w:t>
          </w:r>
        </w:p>
      </w:docPartBody>
    </w:docPart>
    <w:docPart>
      <w:docPartPr>
        <w:name w:val="14E852E3D1D0514BB0C58A2DDD036E0A"/>
        <w:category>
          <w:name w:val="General"/>
          <w:gallery w:val="placeholder"/>
        </w:category>
        <w:types>
          <w:type w:val="bbPlcHdr"/>
        </w:types>
        <w:behaviors>
          <w:behavior w:val="content"/>
        </w:behaviors>
        <w:guid w:val="{15682C0A-E8F2-E546-B6F4-AA7D39DDB732}"/>
      </w:docPartPr>
      <w:docPartBody>
        <w:p w:rsidR="001A48CD" w:rsidRDefault="00910F96">
          <w:pPr>
            <w:pStyle w:val="14E852E3D1D0514BB0C58A2DDD036E0A"/>
          </w:pPr>
          <w:r>
            <w:rPr>
              <w:lang w:bidi="en-GB"/>
            </w:rPr>
            <w:t>Author Note</w:t>
          </w:r>
        </w:p>
      </w:docPartBody>
    </w:docPart>
    <w:docPart>
      <w:docPartPr>
        <w:name w:val="85B3A559B9A6714E9B7776FBF6B38B67"/>
        <w:category>
          <w:name w:val="General"/>
          <w:gallery w:val="placeholder"/>
        </w:category>
        <w:types>
          <w:type w:val="bbPlcHdr"/>
        </w:types>
        <w:behaviors>
          <w:behavior w:val="content"/>
        </w:behaviors>
        <w:guid w:val="{5BD6CE09-06E2-9547-9894-3B5CE4C7EDEC}"/>
      </w:docPartPr>
      <w:docPartBody>
        <w:p w:rsidR="001A48CD" w:rsidRDefault="00910F96">
          <w:pPr>
            <w:pStyle w:val="85B3A559B9A6714E9B7776FBF6B38B67"/>
          </w:pPr>
          <w:r>
            <w:rPr>
              <w:lang w:bidi="en-GB"/>
            </w:rPr>
            <w:t>Abstract</w:t>
          </w:r>
        </w:p>
      </w:docPartBody>
    </w:docPart>
    <w:docPart>
      <w:docPartPr>
        <w:name w:val="A95C8AF1347F0645909CD6278A450154"/>
        <w:category>
          <w:name w:val="General"/>
          <w:gallery w:val="placeholder"/>
        </w:category>
        <w:types>
          <w:type w:val="bbPlcHdr"/>
        </w:types>
        <w:behaviors>
          <w:behavior w:val="content"/>
        </w:behaviors>
        <w:guid w:val="{2FF8B11D-F53F-1942-945D-24FCBF237B10}"/>
      </w:docPartPr>
      <w:docPartBody>
        <w:p w:rsidR="001A48CD" w:rsidRDefault="00910F96">
          <w:pPr>
            <w:pStyle w:val="A95C8AF1347F0645909CD6278A450154"/>
          </w:pPr>
          <w:r>
            <w:rPr>
              <w:lang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F96"/>
    <w:rsid w:val="00091EAB"/>
    <w:rsid w:val="001A48CD"/>
    <w:rsid w:val="001D716D"/>
    <w:rsid w:val="003B4463"/>
    <w:rsid w:val="004773B4"/>
    <w:rsid w:val="006C3C1A"/>
    <w:rsid w:val="00910F96"/>
    <w:rsid w:val="00A41202"/>
    <w:rsid w:val="00BC5D57"/>
    <w:rsid w:val="00E349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B4A200F41544BAFC0BBB5B72D1B12">
    <w:name w:val="F44B4A200F41544BAFC0BBB5B72D1B12"/>
  </w:style>
  <w:style w:type="paragraph" w:customStyle="1" w:styleId="F24C6EA269CE674BB487442CB725302E">
    <w:name w:val="F24C6EA269CE674BB487442CB725302E"/>
  </w:style>
  <w:style w:type="paragraph" w:customStyle="1" w:styleId="641EF7CFE0DA6342B43AF74C3A0D3C94">
    <w:name w:val="641EF7CFE0DA6342B43AF74C3A0D3C94"/>
  </w:style>
  <w:style w:type="paragraph" w:customStyle="1" w:styleId="14E852E3D1D0514BB0C58A2DDD036E0A">
    <w:name w:val="14E852E3D1D0514BB0C58A2DDD036E0A"/>
  </w:style>
  <w:style w:type="paragraph" w:customStyle="1" w:styleId="75BBB84E6111034CA65152CC32021870">
    <w:name w:val="75BBB84E6111034CA65152CC32021870"/>
  </w:style>
  <w:style w:type="paragraph" w:customStyle="1" w:styleId="85B3A559B9A6714E9B7776FBF6B38B67">
    <w:name w:val="85B3A559B9A6714E9B7776FBF6B38B67"/>
  </w:style>
  <w:style w:type="character" w:styleId="Emphasis">
    <w:name w:val="Emphasis"/>
    <w:basedOn w:val="DefaultParagraphFont"/>
    <w:uiPriority w:val="4"/>
    <w:unhideWhenUsed/>
    <w:qFormat/>
    <w:rPr>
      <w:i/>
      <w:iCs/>
    </w:rPr>
  </w:style>
  <w:style w:type="paragraph" w:customStyle="1" w:styleId="5A81B123406A2844BE3AA767BB5A06A1">
    <w:name w:val="5A81B123406A2844BE3AA767BB5A06A1"/>
  </w:style>
  <w:style w:type="paragraph" w:customStyle="1" w:styleId="A2EB91B30A412B49AC9C3FCA0E3661E4">
    <w:name w:val="A2EB91B30A412B49AC9C3FCA0E3661E4"/>
  </w:style>
  <w:style w:type="paragraph" w:customStyle="1" w:styleId="A95C8AF1347F0645909CD6278A450154">
    <w:name w:val="A95C8AF1347F0645909CD6278A450154"/>
  </w:style>
  <w:style w:type="paragraph" w:customStyle="1" w:styleId="8871E30A5042E940AD51AE5F4C0391EC">
    <w:name w:val="8871E30A5042E940AD51AE5F4C0391EC"/>
  </w:style>
  <w:style w:type="paragraph" w:customStyle="1" w:styleId="82E210DC6FBCD14DA9CE36CF77A1AC92">
    <w:name w:val="82E210DC6FBCD14DA9CE36CF77A1AC92"/>
  </w:style>
  <w:style w:type="paragraph" w:customStyle="1" w:styleId="D4BB5531ACFD0348BDF0BAB3F699E24A">
    <w:name w:val="D4BB5531ACFD0348BDF0BAB3F699E24A"/>
  </w:style>
  <w:style w:type="paragraph" w:customStyle="1" w:styleId="EBABC191456DA14C824AEE17188ABF00">
    <w:name w:val="EBABC191456DA14C824AEE17188ABF00"/>
  </w:style>
  <w:style w:type="paragraph" w:customStyle="1" w:styleId="91EBF62679CE34428EE31007F2958BA6">
    <w:name w:val="91EBF62679CE34428EE31007F2958BA6"/>
  </w:style>
  <w:style w:type="paragraph" w:customStyle="1" w:styleId="6C0219672FFB704490E92A8216F8C3A4">
    <w:name w:val="6C0219672FFB704490E92A8216F8C3A4"/>
  </w:style>
  <w:style w:type="paragraph" w:customStyle="1" w:styleId="29E6D2443BD064469103D096C57E03AD">
    <w:name w:val="29E6D2443BD064469103D096C57E03AD"/>
  </w:style>
  <w:style w:type="paragraph" w:customStyle="1" w:styleId="ABC2B4BCBB7FBE44A7AE88C5ECF8CD7C">
    <w:name w:val="ABC2B4BCBB7FBE44A7AE88C5ECF8CD7C"/>
  </w:style>
  <w:style w:type="paragraph" w:customStyle="1" w:styleId="CFC1B18CE9BEE144BF81281C74D01D83">
    <w:name w:val="CFC1B18CE9BEE144BF81281C74D01D83"/>
  </w:style>
  <w:style w:type="paragraph" w:customStyle="1" w:styleId="B135B0DF51C205488C23E80FBB9CA7D3">
    <w:name w:val="B135B0DF51C205488C23E80FBB9CA7D3"/>
  </w:style>
  <w:style w:type="paragraph" w:customStyle="1" w:styleId="FC46A6C57BDEDE46AC63680633760AE8">
    <w:name w:val="FC46A6C57BDEDE46AC63680633760AE8"/>
  </w:style>
  <w:style w:type="paragraph" w:customStyle="1" w:styleId="EA96474D7578514C95FE0BC301D8DC94">
    <w:name w:val="EA96474D7578514C95FE0BC301D8DC94"/>
  </w:style>
  <w:style w:type="paragraph" w:customStyle="1" w:styleId="BB5C69212B55DC4D8197E716D7493012">
    <w:name w:val="BB5C69212B55DC4D8197E716D7493012"/>
  </w:style>
  <w:style w:type="paragraph" w:customStyle="1" w:styleId="2B6445F0A5DD934B857AC8A0F30AAB53">
    <w:name w:val="2B6445F0A5DD934B857AC8A0F30AAB53"/>
  </w:style>
  <w:style w:type="paragraph" w:customStyle="1" w:styleId="49302A4BE910D744810E43D4C501A262">
    <w:name w:val="49302A4BE910D744810E43D4C501A262"/>
  </w:style>
  <w:style w:type="paragraph" w:customStyle="1" w:styleId="19CFE8AB66964D46A933FF1A53B4902B">
    <w:name w:val="19CFE8AB66964D46A933FF1A53B4902B"/>
  </w:style>
  <w:style w:type="paragraph" w:customStyle="1" w:styleId="F6AB90727CEE544D88D51D0D05DB9B79">
    <w:name w:val="F6AB90727CEE544D88D51D0D05DB9B79"/>
  </w:style>
  <w:style w:type="paragraph" w:customStyle="1" w:styleId="C97A5300C78A30438A56015EB8F4D6DC">
    <w:name w:val="C97A5300C78A30438A56015EB8F4D6DC"/>
  </w:style>
  <w:style w:type="paragraph" w:customStyle="1" w:styleId="6679132901A85B4FA0D03C3E6CA4A94A">
    <w:name w:val="6679132901A85B4FA0D03C3E6CA4A94A"/>
  </w:style>
  <w:style w:type="paragraph" w:customStyle="1" w:styleId="BF5A4C6913875E44B534B8E3C0F489F1">
    <w:name w:val="BF5A4C6913875E44B534B8E3C0F489F1"/>
  </w:style>
  <w:style w:type="paragraph" w:customStyle="1" w:styleId="52E2C7B501F09F4EB77AC81543AB7E99">
    <w:name w:val="52E2C7B501F09F4EB77AC81543AB7E99"/>
  </w:style>
  <w:style w:type="paragraph" w:customStyle="1" w:styleId="1C88202C89C59F43823395BB033B5717">
    <w:name w:val="1C88202C89C59F43823395BB033B5717"/>
  </w:style>
  <w:style w:type="paragraph" w:customStyle="1" w:styleId="CFD25A58E11AF843B3630F3BD9444C2D">
    <w:name w:val="CFD25A58E11AF843B3630F3BD9444C2D"/>
  </w:style>
  <w:style w:type="paragraph" w:customStyle="1" w:styleId="9AFAC8C3EB74574997C11132198922B3">
    <w:name w:val="9AFAC8C3EB74574997C11132198922B3"/>
  </w:style>
  <w:style w:type="paragraph" w:customStyle="1" w:styleId="8A09DE2F9DE19A479D429B8D734EC8B4">
    <w:name w:val="8A09DE2F9DE19A479D429B8D734EC8B4"/>
  </w:style>
  <w:style w:type="paragraph" w:customStyle="1" w:styleId="A1489328C6FD334CB666A51890DE79E5">
    <w:name w:val="A1489328C6FD334CB666A51890DE79E5"/>
  </w:style>
  <w:style w:type="paragraph" w:customStyle="1" w:styleId="A752F57D95515D458BFDD33BE48BD9AA">
    <w:name w:val="A752F57D95515D458BFDD33BE48BD9AA"/>
  </w:style>
  <w:style w:type="paragraph" w:customStyle="1" w:styleId="B5A999FFC0DC394FBEE0C835A51BE48F">
    <w:name w:val="B5A999FFC0DC394FBEE0C835A51BE48F"/>
  </w:style>
  <w:style w:type="paragraph" w:customStyle="1" w:styleId="53B50B729AECE049A73724008AD61FC5">
    <w:name w:val="53B50B729AECE049A73724008AD61FC5"/>
  </w:style>
  <w:style w:type="paragraph" w:customStyle="1" w:styleId="CB5FFC7A5347964E8CC88578637A5EB3">
    <w:name w:val="CB5FFC7A5347964E8CC88578637A5EB3"/>
  </w:style>
  <w:style w:type="paragraph" w:customStyle="1" w:styleId="ED6DEF2460EB904D863D54ADE7CDA413">
    <w:name w:val="ED6DEF2460EB904D863D54ADE7CDA413"/>
  </w:style>
  <w:style w:type="paragraph" w:customStyle="1" w:styleId="6738B9E1867981468B200D2EB2C7ECD6">
    <w:name w:val="6738B9E1867981468B200D2EB2C7ECD6"/>
  </w:style>
  <w:style w:type="paragraph" w:customStyle="1" w:styleId="275F381A853D53448E44B8B53FEAF26E">
    <w:name w:val="275F381A853D53448E44B8B53FEAF26E"/>
  </w:style>
  <w:style w:type="paragraph" w:customStyle="1" w:styleId="39F1BECD51773D48A6DBF4BBD802D70E">
    <w:name w:val="39F1BECD51773D48A6DBF4BBD802D70E"/>
  </w:style>
  <w:style w:type="paragraph" w:customStyle="1" w:styleId="34EA41A0E81F084390FD3E01BA506848">
    <w:name w:val="34EA41A0E81F084390FD3E01BA506848"/>
  </w:style>
  <w:style w:type="paragraph" w:customStyle="1" w:styleId="ED011E78C34F9048950A6FDF2AF00790">
    <w:name w:val="ED011E78C34F9048950A6FDF2AF00790"/>
  </w:style>
  <w:style w:type="paragraph" w:customStyle="1" w:styleId="8DD1248931D1EF44AF97C4B2479E6E46">
    <w:name w:val="8DD1248931D1EF44AF97C4B2479E6E46"/>
  </w:style>
  <w:style w:type="paragraph" w:customStyle="1" w:styleId="53D23CB4CA5D61468C6F079DD90FC756">
    <w:name w:val="53D23CB4CA5D61468C6F079DD90FC756"/>
  </w:style>
  <w:style w:type="paragraph" w:customStyle="1" w:styleId="BBB07425E18C0E42938E0CF4436204A3">
    <w:name w:val="BBB07425E18C0E42938E0CF4436204A3"/>
  </w:style>
  <w:style w:type="paragraph" w:customStyle="1" w:styleId="10B196B4C833094A8291F0D3404C329C">
    <w:name w:val="10B196B4C833094A8291F0D3404C329C"/>
  </w:style>
  <w:style w:type="paragraph" w:customStyle="1" w:styleId="759202109D0DE944BAC615F40D877B0E">
    <w:name w:val="759202109D0DE944BAC615F40D877B0E"/>
  </w:style>
  <w:style w:type="paragraph" w:customStyle="1" w:styleId="8C61859682072944ACAA2995250E145F">
    <w:name w:val="8C61859682072944ACAA2995250E145F"/>
  </w:style>
  <w:style w:type="paragraph" w:customStyle="1" w:styleId="C96837D81FE0794FA01FAC1D86E685C9">
    <w:name w:val="C96837D81FE0794FA01FAC1D86E685C9"/>
  </w:style>
  <w:style w:type="paragraph" w:customStyle="1" w:styleId="9C44C65B466ADB40A234F4754B5F3C10">
    <w:name w:val="9C44C65B466ADB40A234F4754B5F3C10"/>
  </w:style>
  <w:style w:type="paragraph" w:customStyle="1" w:styleId="D90AE923ABCAA04CA1B38A7E1181D9B2">
    <w:name w:val="D90AE923ABCAA04CA1B38A7E1181D9B2"/>
  </w:style>
  <w:style w:type="paragraph" w:customStyle="1" w:styleId="4455C8D128E938429E102DEFE8D364B0">
    <w:name w:val="4455C8D128E938429E102DEFE8D364B0"/>
  </w:style>
  <w:style w:type="paragraph" w:customStyle="1" w:styleId="49668FD7F47A294996383C19B51325F9">
    <w:name w:val="49668FD7F47A294996383C19B51325F9"/>
  </w:style>
  <w:style w:type="paragraph" w:customStyle="1" w:styleId="BF15A27F248D2544B9D763A016631C04">
    <w:name w:val="BF15A27F248D2544B9D763A016631C04"/>
  </w:style>
  <w:style w:type="paragraph" w:customStyle="1" w:styleId="51D0A5A8380D6A469CF6F484C40BF7D9">
    <w:name w:val="51D0A5A8380D6A469CF6F484C40BF7D9"/>
  </w:style>
  <w:style w:type="paragraph" w:customStyle="1" w:styleId="6FA9196CA880784091F6B9F9E0503981">
    <w:name w:val="6FA9196CA880784091F6B9F9E0503981"/>
  </w:style>
  <w:style w:type="paragraph" w:customStyle="1" w:styleId="17C5DA975D142249953F30E367CE2F62">
    <w:name w:val="17C5DA975D142249953F30E367CE2F62"/>
  </w:style>
  <w:style w:type="paragraph" w:customStyle="1" w:styleId="AD86C9F68AE7234F9E662AD4C7EF824C">
    <w:name w:val="AD86C9F68AE7234F9E662AD4C7EF824C"/>
  </w:style>
  <w:style w:type="paragraph" w:customStyle="1" w:styleId="785B7C6B5E2C414AACF55EC45C5A0F30">
    <w:name w:val="785B7C6B5E2C414AACF55EC45C5A0F30"/>
  </w:style>
  <w:style w:type="paragraph" w:customStyle="1" w:styleId="6CB714B4ADE4F3438CE7E5FE47DEBE70">
    <w:name w:val="6CB714B4ADE4F3438CE7E5FE47DEBE70"/>
  </w:style>
  <w:style w:type="character" w:styleId="Strong">
    <w:name w:val="Strong"/>
    <w:basedOn w:val="DefaultParagraphFont"/>
    <w:uiPriority w:val="22"/>
    <w:unhideWhenUsed/>
    <w:qFormat/>
    <w:rPr>
      <w:b w:val="0"/>
      <w:bCs w:val="0"/>
      <w:caps/>
      <w:smallCaps w:val="0"/>
    </w:rPr>
  </w:style>
  <w:style w:type="paragraph" w:customStyle="1" w:styleId="B1D6B1F6227C3D4A8B3E963192D1571C">
    <w:name w:val="B1D6B1F6227C3D4A8B3E963192D157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E922031F-8D6B-FB46-A1A1-36D20342F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23</Pages>
  <Words>19254</Words>
  <Characters>109750</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Negative Valence Specific Deficit in Music Affect Perception in Alexithymia</vt:lpstr>
    </vt:vector>
  </TitlesOfParts>
  <Company/>
  <LinksUpToDate>false</LinksUpToDate>
  <CharactersWithSpaces>128747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Valence Specific Deficit in Music Affect Perception in Alexithymia</dc:title>
  <dc:subject/>
  <dc:creator>Joel Larwood</dc:creator>
  <cp:keywords/>
  <dc:description/>
  <cp:lastModifiedBy>Joel Larwood</cp:lastModifiedBy>
  <cp:revision>3</cp:revision>
  <dcterms:created xsi:type="dcterms:W3CDTF">2018-11-27T03:19:00Z</dcterms:created>
  <dcterms:modified xsi:type="dcterms:W3CDTF">2018-11-27T03:51:00Z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id="VMpeyevK"/&gt;&lt;style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